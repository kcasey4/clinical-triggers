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D36B7" w14:textId="77777777" w:rsidR="004468D6" w:rsidRPr="00510B3C" w:rsidRDefault="004468D6">
      <w:pPr>
        <w:rPr>
          <w:rFonts w:ascii="Times New Roman" w:hAnsi="Times New Roman" w:cs="Times New Roman"/>
        </w:rPr>
      </w:pPr>
    </w:p>
    <w:p w14:paraId="434C43E2" w14:textId="63D4308B" w:rsidR="00A6385B" w:rsidRPr="00A8121D" w:rsidRDefault="00A6385B" w:rsidP="00A6385B">
      <w:pPr>
        <w:spacing w:line="480" w:lineRule="auto"/>
        <w:ind w:right="-180" w:hanging="180"/>
        <w:rPr>
          <w:rFonts w:ascii="Times New Roman" w:hAnsi="Times New Roman" w:cs="Times New Roman"/>
          <w:b/>
          <w:bCs/>
        </w:rPr>
      </w:pPr>
      <w:r>
        <w:rPr>
          <w:rFonts w:ascii="Times New Roman" w:hAnsi="Times New Roman" w:cs="Times New Roman"/>
          <w:b/>
          <w:bCs/>
        </w:rPr>
        <w:t xml:space="preserve">Clinical triggers and organ procurement care </w:t>
      </w:r>
    </w:p>
    <w:p w14:paraId="5FD5008E" w14:textId="77777777" w:rsidR="00A6385B" w:rsidRPr="00A8121D" w:rsidRDefault="00A6385B" w:rsidP="00A6385B">
      <w:pPr>
        <w:spacing w:line="480" w:lineRule="auto"/>
        <w:rPr>
          <w:rFonts w:ascii="Times New Roman" w:hAnsi="Times New Roman" w:cs="Times New Roman"/>
        </w:rPr>
      </w:pPr>
    </w:p>
    <w:p w14:paraId="09831E0F" w14:textId="77777777" w:rsidR="00A6385B" w:rsidRPr="00A8121D" w:rsidRDefault="00A6385B" w:rsidP="00A6385B">
      <w:pPr>
        <w:spacing w:line="480" w:lineRule="auto"/>
        <w:rPr>
          <w:rFonts w:ascii="Times New Roman" w:hAnsi="Times New Roman" w:cs="Times New Roman"/>
        </w:rPr>
      </w:pPr>
    </w:p>
    <w:p w14:paraId="0624CA18" w14:textId="13AEEC6E" w:rsidR="00A6385B" w:rsidRPr="00A8121D" w:rsidRDefault="00A6385B" w:rsidP="00A6385B">
      <w:pPr>
        <w:ind w:right="-180"/>
        <w:rPr>
          <w:rFonts w:ascii="Times New Roman" w:hAnsi="Times New Roman" w:cs="Times New Roman"/>
        </w:rPr>
      </w:pPr>
      <w:r w:rsidRPr="000D662C">
        <w:rPr>
          <w:rFonts w:ascii="Times New Roman" w:hAnsi="Times New Roman" w:cs="Times New Roman"/>
        </w:rPr>
        <w:t>Kylie Casey, APRN,</w:t>
      </w:r>
      <w:r w:rsidRPr="000D662C">
        <w:rPr>
          <w:rFonts w:ascii="Times New Roman" w:hAnsi="Times New Roman" w:cs="Times New Roman"/>
          <w:vertAlign w:val="superscript"/>
        </w:rPr>
        <w:t xml:space="preserve">1,2 </w:t>
      </w:r>
      <w:r w:rsidRPr="000D662C">
        <w:rPr>
          <w:rFonts w:ascii="Times New Roman" w:hAnsi="Times New Roman" w:cs="Times New Roman"/>
        </w:rPr>
        <w:t>Brianna L Doby, MPH,</w:t>
      </w:r>
      <w:proofErr w:type="gramStart"/>
      <w:r w:rsidRPr="000D662C">
        <w:rPr>
          <w:rFonts w:ascii="Times New Roman" w:hAnsi="Times New Roman" w:cs="Times New Roman"/>
          <w:vertAlign w:val="superscript"/>
        </w:rPr>
        <w:t>3</w:t>
      </w:r>
      <w:r w:rsidRPr="000D662C">
        <w:rPr>
          <w:rFonts w:ascii="Times New Roman" w:hAnsi="Times New Roman" w:cs="Times New Roman"/>
        </w:rPr>
        <w:t xml:space="preserve"> </w:t>
      </w:r>
      <w:r w:rsidRPr="000D662C">
        <w:rPr>
          <w:rFonts w:ascii="Times New Roman" w:hAnsi="Times New Roman" w:cs="Times New Roman"/>
          <w:vertAlign w:val="superscript"/>
        </w:rPr>
        <w:t xml:space="preserve"> </w:t>
      </w:r>
      <w:r w:rsidRPr="000D662C">
        <w:rPr>
          <w:rFonts w:ascii="Times New Roman" w:hAnsi="Times New Roman" w:cs="Times New Roman"/>
        </w:rPr>
        <w:t>Katie</w:t>
      </w:r>
      <w:proofErr w:type="gramEnd"/>
      <w:r w:rsidRPr="000D662C">
        <w:rPr>
          <w:rFonts w:ascii="Times New Roman" w:hAnsi="Times New Roman" w:cs="Times New Roman"/>
        </w:rPr>
        <w:t xml:space="preserve"> Ross-Driscoll PhD, MPH,</w:t>
      </w:r>
      <w:r w:rsidRPr="000D662C">
        <w:rPr>
          <w:rFonts w:ascii="Times New Roman" w:hAnsi="Times New Roman" w:cs="Times New Roman"/>
          <w:vertAlign w:val="superscript"/>
        </w:rPr>
        <w:t>4</w:t>
      </w:r>
      <w:r w:rsidRPr="000D662C">
        <w:rPr>
          <w:rFonts w:ascii="Times New Roman" w:hAnsi="Times New Roman" w:cs="Times New Roman"/>
        </w:rPr>
        <w:t xml:space="preserve"> Raymond J. Lynch, MD, MS </w:t>
      </w:r>
      <w:r w:rsidRPr="000D662C">
        <w:rPr>
          <w:rFonts w:ascii="Times New Roman" w:hAnsi="Times New Roman" w:cs="Times New Roman"/>
          <w:vertAlign w:val="superscript"/>
        </w:rPr>
        <w:t>4,5</w:t>
      </w:r>
    </w:p>
    <w:p w14:paraId="4C69A760" w14:textId="77777777" w:rsidR="00A6385B" w:rsidRPr="00A8121D" w:rsidRDefault="00A6385B" w:rsidP="00A6385B">
      <w:pPr>
        <w:rPr>
          <w:rFonts w:ascii="Times New Roman" w:hAnsi="Times New Roman" w:cs="Times New Roman"/>
        </w:rPr>
      </w:pPr>
      <w:r w:rsidRPr="00A8121D">
        <w:rPr>
          <w:rFonts w:ascii="Times New Roman" w:hAnsi="Times New Roman" w:cs="Times New Roman"/>
        </w:rPr>
        <w:tab/>
      </w:r>
    </w:p>
    <w:p w14:paraId="0C46F19C" w14:textId="17D61008" w:rsidR="00A6385B" w:rsidRPr="00A8121D" w:rsidRDefault="00A6385B" w:rsidP="00A6385B">
      <w:pPr>
        <w:rPr>
          <w:rFonts w:ascii="Times New Roman" w:hAnsi="Times New Roman" w:cs="Times New Roman"/>
        </w:rPr>
      </w:pPr>
      <w:r w:rsidRPr="00A8121D">
        <w:rPr>
          <w:rFonts w:ascii="Times New Roman" w:hAnsi="Times New Roman" w:cs="Times New Roman"/>
        </w:rPr>
        <w:t>1.</w:t>
      </w:r>
      <w:r w:rsidRPr="00A8121D">
        <w:rPr>
          <w:rFonts w:ascii="Times New Roman" w:hAnsi="Times New Roman" w:cs="Times New Roman"/>
        </w:rPr>
        <w:tab/>
        <w:t>River City Pulmonology, Baptist Health System, San Antonio, Texas, USA</w:t>
      </w:r>
    </w:p>
    <w:p w14:paraId="18AF9816" w14:textId="7B3B9849" w:rsidR="00A6385B" w:rsidRPr="00A8121D" w:rsidRDefault="00A6385B" w:rsidP="00A6385B">
      <w:pPr>
        <w:rPr>
          <w:rFonts w:ascii="Times New Roman" w:hAnsi="Times New Roman" w:cs="Times New Roman"/>
        </w:rPr>
      </w:pPr>
      <w:r w:rsidRPr="00A8121D">
        <w:rPr>
          <w:rFonts w:ascii="Times New Roman" w:hAnsi="Times New Roman" w:cs="Times New Roman"/>
        </w:rPr>
        <w:t>2.</w:t>
      </w:r>
      <w:r w:rsidRPr="00A8121D">
        <w:rPr>
          <w:rFonts w:ascii="Times New Roman" w:hAnsi="Times New Roman" w:cs="Times New Roman"/>
        </w:rPr>
        <w:tab/>
        <w:t>Johns Hopkins School of Nursing, Baltimore, Maryland, USA</w:t>
      </w:r>
    </w:p>
    <w:p w14:paraId="018D0C4F" w14:textId="7FA0A438" w:rsidR="00A6385B" w:rsidRPr="00A8121D" w:rsidRDefault="00A6385B" w:rsidP="00A6385B">
      <w:pPr>
        <w:rPr>
          <w:rFonts w:ascii="Times New Roman" w:hAnsi="Times New Roman" w:cs="Times New Roman"/>
        </w:rPr>
      </w:pPr>
      <w:r w:rsidRPr="00A8121D">
        <w:rPr>
          <w:rFonts w:ascii="Times New Roman" w:hAnsi="Times New Roman" w:cs="Times New Roman"/>
        </w:rPr>
        <w:t>3.</w:t>
      </w:r>
      <w:r w:rsidRPr="00A8121D">
        <w:rPr>
          <w:rFonts w:ascii="Times New Roman" w:hAnsi="Times New Roman" w:cs="Times New Roman"/>
        </w:rPr>
        <w:tab/>
        <w:t>Positive Rhetoric LLC, Bowling Green, Kentucky, USA</w:t>
      </w:r>
    </w:p>
    <w:p w14:paraId="3BC514F1" w14:textId="466E57A4" w:rsidR="00A6385B" w:rsidRPr="00A8121D" w:rsidRDefault="00A6385B" w:rsidP="00A6385B">
      <w:pPr>
        <w:ind w:left="720" w:hanging="720"/>
        <w:rPr>
          <w:rFonts w:ascii="Times New Roman" w:hAnsi="Times New Roman" w:cs="Times New Roman"/>
        </w:rPr>
      </w:pPr>
      <w:r w:rsidRPr="00A8121D">
        <w:rPr>
          <w:rFonts w:ascii="Times New Roman" w:hAnsi="Times New Roman" w:cs="Times New Roman"/>
        </w:rPr>
        <w:t>4.</w:t>
      </w:r>
      <w:r w:rsidRPr="00A8121D">
        <w:rPr>
          <w:rFonts w:ascii="Times New Roman" w:hAnsi="Times New Roman" w:cs="Times New Roman"/>
        </w:rPr>
        <w:tab/>
      </w:r>
      <w:r w:rsidR="006C2C31">
        <w:rPr>
          <w:rFonts w:ascii="Times New Roman" w:hAnsi="Times New Roman" w:cs="Times New Roman"/>
        </w:rPr>
        <w:t xml:space="preserve">Division of Transplantation, Department of Surgery, Indiana University School of Medicine, Indianapolis, IN </w:t>
      </w:r>
    </w:p>
    <w:p w14:paraId="290512EF" w14:textId="77777777" w:rsidR="00A6385B" w:rsidRPr="00A8121D" w:rsidRDefault="00A6385B" w:rsidP="00A6385B">
      <w:pPr>
        <w:ind w:left="720" w:hanging="720"/>
        <w:rPr>
          <w:rFonts w:ascii="Times New Roman" w:hAnsi="Times New Roman" w:cs="Times New Roman"/>
        </w:rPr>
      </w:pPr>
      <w:r w:rsidRPr="00A8121D">
        <w:rPr>
          <w:rFonts w:ascii="Times New Roman" w:hAnsi="Times New Roman" w:cs="Times New Roman"/>
        </w:rPr>
        <w:t>5</w:t>
      </w:r>
      <w:r>
        <w:rPr>
          <w:rFonts w:ascii="Times New Roman" w:hAnsi="Times New Roman" w:cs="Times New Roman"/>
        </w:rPr>
        <w:t>.</w:t>
      </w:r>
      <w:r>
        <w:rPr>
          <w:rFonts w:ascii="Times New Roman" w:hAnsi="Times New Roman" w:cs="Times New Roman"/>
        </w:rPr>
        <w:tab/>
      </w:r>
      <w:r w:rsidRPr="00A8121D">
        <w:rPr>
          <w:rFonts w:ascii="Times New Roman" w:hAnsi="Times New Roman" w:cs="Times New Roman"/>
        </w:rPr>
        <w:t>Departments of Surgery and Public Health, Pennsylvania State University College of Medicine, Hershey, Pennsylvania, USA</w:t>
      </w:r>
    </w:p>
    <w:p w14:paraId="17475D13" w14:textId="1F25A20D" w:rsidR="00A6385B" w:rsidRPr="00A8121D" w:rsidRDefault="00A6385B" w:rsidP="00A6385B">
      <w:pPr>
        <w:rPr>
          <w:rFonts w:ascii="Times New Roman" w:hAnsi="Times New Roman" w:cs="Times New Roman"/>
        </w:rPr>
      </w:pPr>
    </w:p>
    <w:p w14:paraId="27CA6D82" w14:textId="77777777" w:rsidR="00A6385B" w:rsidRPr="00A8121D" w:rsidRDefault="00A6385B" w:rsidP="00A6385B">
      <w:pPr>
        <w:spacing w:line="480" w:lineRule="auto"/>
        <w:rPr>
          <w:rFonts w:ascii="Times New Roman" w:hAnsi="Times New Roman" w:cs="Times New Roman"/>
        </w:rPr>
      </w:pPr>
    </w:p>
    <w:p w14:paraId="1BD7D245" w14:textId="77777777" w:rsidR="00A6385B" w:rsidRPr="00A8121D" w:rsidRDefault="00A6385B" w:rsidP="00A6385B">
      <w:pPr>
        <w:spacing w:line="480" w:lineRule="auto"/>
        <w:rPr>
          <w:rFonts w:ascii="Times New Roman" w:hAnsi="Times New Roman" w:cs="Times New Roman"/>
        </w:rPr>
      </w:pPr>
      <w:r w:rsidRPr="00A8121D">
        <w:rPr>
          <w:rFonts w:ascii="Times New Roman" w:hAnsi="Times New Roman" w:cs="Times New Roman"/>
        </w:rPr>
        <w:t>ORCIDs:</w:t>
      </w:r>
    </w:p>
    <w:p w14:paraId="40C48FC9" w14:textId="77777777" w:rsidR="00A6385B" w:rsidRDefault="00A6385B" w:rsidP="00A6385B">
      <w:pPr>
        <w:rPr>
          <w:rFonts w:ascii="Times New Roman" w:hAnsi="Times New Roman" w:cs="Times New Roman"/>
        </w:rPr>
      </w:pPr>
      <w:r w:rsidRPr="00A8121D">
        <w:rPr>
          <w:rFonts w:ascii="Times New Roman" w:hAnsi="Times New Roman" w:cs="Times New Roman"/>
        </w:rPr>
        <w:t>Kylie Casey: 0000-0001-6318-9005</w:t>
      </w:r>
    </w:p>
    <w:p w14:paraId="017B2E5C" w14:textId="18EE6F16" w:rsidR="00A6385B" w:rsidRPr="00A8121D" w:rsidRDefault="00A6385B" w:rsidP="00A6385B">
      <w:pPr>
        <w:rPr>
          <w:rFonts w:ascii="Times New Roman" w:hAnsi="Times New Roman" w:cs="Times New Roman"/>
        </w:rPr>
      </w:pPr>
      <w:r w:rsidRPr="00A8121D">
        <w:rPr>
          <w:rFonts w:ascii="Times New Roman" w:hAnsi="Times New Roman" w:cs="Times New Roman"/>
        </w:rPr>
        <w:t>Brianna L. Doby: 0000-0001-9863-3276</w:t>
      </w:r>
    </w:p>
    <w:p w14:paraId="4FCCEEB5" w14:textId="77777777" w:rsidR="00A6385B" w:rsidRPr="00A8121D" w:rsidRDefault="00A6385B" w:rsidP="00A6385B">
      <w:pPr>
        <w:rPr>
          <w:rFonts w:ascii="Times New Roman" w:hAnsi="Times New Roman" w:cs="Times New Roman"/>
        </w:rPr>
      </w:pPr>
      <w:r w:rsidRPr="00A8121D">
        <w:rPr>
          <w:rFonts w:ascii="Times New Roman" w:hAnsi="Times New Roman" w:cs="Times New Roman"/>
        </w:rPr>
        <w:t>Katie Ross-Driscoll: 0000-0002-8432-7419</w:t>
      </w:r>
    </w:p>
    <w:p w14:paraId="3EE6597B" w14:textId="77777777" w:rsidR="00A6385B" w:rsidRPr="00A8121D" w:rsidRDefault="00A6385B" w:rsidP="00A6385B">
      <w:pPr>
        <w:rPr>
          <w:rFonts w:ascii="Times New Roman" w:hAnsi="Times New Roman" w:cs="Times New Roman"/>
        </w:rPr>
      </w:pPr>
      <w:r w:rsidRPr="00A8121D">
        <w:rPr>
          <w:rFonts w:ascii="Times New Roman" w:hAnsi="Times New Roman" w:cs="Times New Roman"/>
        </w:rPr>
        <w:t>Raymond J. Lynch: 0000-0001-8371-7514</w:t>
      </w:r>
    </w:p>
    <w:p w14:paraId="26038DDD" w14:textId="77777777" w:rsidR="00A6385B" w:rsidRPr="00A8121D" w:rsidRDefault="00A6385B" w:rsidP="00A6385B">
      <w:pPr>
        <w:spacing w:line="480" w:lineRule="auto"/>
        <w:rPr>
          <w:rFonts w:ascii="Times New Roman" w:hAnsi="Times New Roman" w:cs="Times New Roman"/>
        </w:rPr>
      </w:pPr>
    </w:p>
    <w:p w14:paraId="71662A61" w14:textId="6E4F10F1" w:rsidR="00A6385B" w:rsidRPr="00A8121D" w:rsidRDefault="00A6385B" w:rsidP="00A6385B">
      <w:pPr>
        <w:spacing w:line="480" w:lineRule="auto"/>
        <w:rPr>
          <w:rFonts w:ascii="Times New Roman" w:hAnsi="Times New Roman" w:cs="Times New Roman"/>
        </w:rPr>
      </w:pPr>
      <w:r w:rsidRPr="00A8121D">
        <w:rPr>
          <w:rFonts w:ascii="Times New Roman" w:hAnsi="Times New Roman" w:cs="Times New Roman"/>
        </w:rPr>
        <w:t xml:space="preserve">WORD COUNT: </w:t>
      </w:r>
      <w:r w:rsidRPr="00A6385B">
        <w:rPr>
          <w:rFonts w:ascii="Times New Roman" w:hAnsi="Times New Roman" w:cs="Times New Roman"/>
          <w:highlight w:val="yellow"/>
        </w:rPr>
        <w:t>X/3000</w:t>
      </w:r>
    </w:p>
    <w:p w14:paraId="7774B5EF" w14:textId="77777777" w:rsidR="00A6385B" w:rsidRPr="00A8121D" w:rsidRDefault="00A6385B" w:rsidP="00A6385B">
      <w:pPr>
        <w:spacing w:line="480" w:lineRule="auto"/>
        <w:rPr>
          <w:rFonts w:ascii="Times New Roman" w:hAnsi="Times New Roman" w:cs="Times New Roman"/>
        </w:rPr>
      </w:pPr>
      <w:commentRangeStart w:id="0"/>
      <w:r w:rsidRPr="00A8121D">
        <w:rPr>
          <w:rFonts w:ascii="Times New Roman" w:hAnsi="Times New Roman" w:cs="Times New Roman"/>
        </w:rPr>
        <w:t>Corresponding author:</w:t>
      </w:r>
      <w:commentRangeEnd w:id="0"/>
      <w:r w:rsidR="00CC177C">
        <w:rPr>
          <w:rStyle w:val="CommentReference"/>
        </w:rPr>
        <w:commentReference w:id="0"/>
      </w:r>
    </w:p>
    <w:p w14:paraId="537484D7" w14:textId="77777777" w:rsidR="00A6385B" w:rsidRPr="00A6385B" w:rsidRDefault="00A6385B" w:rsidP="00A6385B">
      <w:pPr>
        <w:rPr>
          <w:rFonts w:ascii="Times New Roman" w:hAnsi="Times New Roman" w:cs="Times New Roman"/>
          <w:highlight w:val="yellow"/>
        </w:rPr>
      </w:pPr>
      <w:r w:rsidRPr="00A6385B">
        <w:rPr>
          <w:rFonts w:ascii="Times New Roman" w:hAnsi="Times New Roman" w:cs="Times New Roman"/>
          <w:highlight w:val="yellow"/>
        </w:rPr>
        <w:t>Raymond J Lynch, MD, MS, FACS</w:t>
      </w:r>
    </w:p>
    <w:p w14:paraId="3818FF0D" w14:textId="77777777" w:rsidR="00A6385B" w:rsidRPr="00A6385B" w:rsidRDefault="00A6385B" w:rsidP="00A6385B">
      <w:pPr>
        <w:rPr>
          <w:rFonts w:ascii="Times New Roman" w:hAnsi="Times New Roman" w:cs="Times New Roman"/>
          <w:highlight w:val="yellow"/>
        </w:rPr>
      </w:pPr>
      <w:r w:rsidRPr="00A6385B">
        <w:rPr>
          <w:rFonts w:ascii="Times New Roman" w:hAnsi="Times New Roman" w:cs="Times New Roman"/>
          <w:highlight w:val="yellow"/>
        </w:rPr>
        <w:t>Professor of Surgery</w:t>
      </w:r>
    </w:p>
    <w:p w14:paraId="31FD727C" w14:textId="77777777" w:rsidR="00A6385B" w:rsidRPr="00A6385B" w:rsidRDefault="00A6385B" w:rsidP="00A6385B">
      <w:pPr>
        <w:rPr>
          <w:rFonts w:ascii="Times New Roman" w:hAnsi="Times New Roman" w:cs="Times New Roman"/>
          <w:highlight w:val="yellow"/>
        </w:rPr>
      </w:pPr>
      <w:r w:rsidRPr="00A6385B">
        <w:rPr>
          <w:rFonts w:ascii="Times New Roman" w:hAnsi="Times New Roman" w:cs="Times New Roman"/>
          <w:highlight w:val="yellow"/>
        </w:rPr>
        <w:t>Director of Transplantation Quality and Outcomes</w:t>
      </w:r>
    </w:p>
    <w:p w14:paraId="631DD3F0" w14:textId="77777777" w:rsidR="00A6385B" w:rsidRPr="00A6385B" w:rsidRDefault="00A6385B" w:rsidP="00A6385B">
      <w:pPr>
        <w:rPr>
          <w:rFonts w:ascii="Times New Roman" w:hAnsi="Times New Roman" w:cs="Times New Roman"/>
          <w:highlight w:val="yellow"/>
        </w:rPr>
      </w:pPr>
      <w:r w:rsidRPr="00A6385B">
        <w:rPr>
          <w:rFonts w:ascii="Times New Roman" w:hAnsi="Times New Roman" w:cs="Times New Roman"/>
          <w:highlight w:val="yellow"/>
        </w:rPr>
        <w:t>Penn State Health Milton S. Hershey Medical Center</w:t>
      </w:r>
    </w:p>
    <w:p w14:paraId="0A5896AD" w14:textId="77777777" w:rsidR="00A6385B" w:rsidRPr="00A6385B" w:rsidRDefault="00A6385B" w:rsidP="00A6385B">
      <w:pPr>
        <w:rPr>
          <w:rFonts w:ascii="Times New Roman" w:hAnsi="Times New Roman" w:cs="Times New Roman"/>
          <w:highlight w:val="yellow"/>
        </w:rPr>
      </w:pPr>
      <w:r w:rsidRPr="00A6385B">
        <w:rPr>
          <w:rFonts w:ascii="Times New Roman" w:hAnsi="Times New Roman" w:cs="Times New Roman"/>
          <w:highlight w:val="yellow"/>
        </w:rPr>
        <w:t>rlynch2@pennstatehealth.psu</w:t>
      </w:r>
    </w:p>
    <w:p w14:paraId="03992153" w14:textId="77777777" w:rsidR="00A6385B" w:rsidRPr="00A8121D" w:rsidRDefault="00A6385B" w:rsidP="00A6385B">
      <w:pPr>
        <w:rPr>
          <w:rFonts w:ascii="Times New Roman" w:hAnsi="Times New Roman" w:cs="Times New Roman"/>
        </w:rPr>
      </w:pPr>
      <w:r w:rsidRPr="00A6385B">
        <w:rPr>
          <w:rFonts w:ascii="Times New Roman" w:hAnsi="Times New Roman" w:cs="Times New Roman"/>
          <w:highlight w:val="yellow"/>
        </w:rPr>
        <w:t>(717) 531-6277 office</w:t>
      </w:r>
    </w:p>
    <w:p w14:paraId="24A022A7" w14:textId="77777777" w:rsidR="00A6385B" w:rsidRPr="00A8121D" w:rsidRDefault="00A6385B" w:rsidP="00A6385B">
      <w:pPr>
        <w:spacing w:line="480" w:lineRule="auto"/>
        <w:rPr>
          <w:rFonts w:ascii="Times New Roman" w:hAnsi="Times New Roman" w:cs="Times New Roman"/>
        </w:rPr>
      </w:pPr>
      <w:r w:rsidRPr="00A8121D">
        <w:rPr>
          <w:rFonts w:ascii="Times New Roman" w:hAnsi="Times New Roman" w:cs="Times New Roman"/>
        </w:rPr>
        <w:t xml:space="preserve"> </w:t>
      </w:r>
    </w:p>
    <w:p w14:paraId="0C8E6CF5" w14:textId="223D8645" w:rsidR="00D70406" w:rsidRPr="00D32E2C" w:rsidRDefault="00D70406">
      <w:pPr>
        <w:rPr>
          <w:rFonts w:ascii="Times New Roman" w:hAnsi="Times New Roman" w:cs="Times New Roman"/>
          <w:color w:val="000000"/>
        </w:rPr>
      </w:pPr>
    </w:p>
    <w:p w14:paraId="660D3D7C" w14:textId="77777777" w:rsidR="00D70406" w:rsidRPr="00510B3C" w:rsidRDefault="00D70406">
      <w:pPr>
        <w:rPr>
          <w:rFonts w:ascii="Times New Roman" w:hAnsi="Times New Roman" w:cs="Times New Roman"/>
          <w:b/>
          <w:bCs/>
          <w:color w:val="000000"/>
        </w:rPr>
      </w:pPr>
    </w:p>
    <w:p w14:paraId="0C8EEC48" w14:textId="77777777" w:rsidR="00D70406" w:rsidRPr="00510B3C" w:rsidRDefault="00D70406">
      <w:pPr>
        <w:rPr>
          <w:rFonts w:ascii="Times New Roman" w:hAnsi="Times New Roman" w:cs="Times New Roman"/>
          <w:b/>
          <w:bCs/>
          <w:color w:val="000000"/>
        </w:rPr>
      </w:pPr>
    </w:p>
    <w:p w14:paraId="65D3D4D2" w14:textId="77777777" w:rsidR="00D70406" w:rsidRPr="00510B3C" w:rsidRDefault="00D70406">
      <w:pPr>
        <w:rPr>
          <w:rFonts w:ascii="Times New Roman" w:hAnsi="Times New Roman" w:cs="Times New Roman"/>
          <w:b/>
          <w:bCs/>
          <w:color w:val="000000"/>
        </w:rPr>
      </w:pPr>
    </w:p>
    <w:p w14:paraId="13E1C27F" w14:textId="77777777" w:rsidR="00D70406" w:rsidRPr="00510B3C" w:rsidRDefault="00D70406">
      <w:pPr>
        <w:rPr>
          <w:rFonts w:ascii="Times New Roman" w:hAnsi="Times New Roman" w:cs="Times New Roman"/>
          <w:b/>
          <w:bCs/>
          <w:color w:val="000000"/>
        </w:rPr>
      </w:pPr>
    </w:p>
    <w:p w14:paraId="327B331D" w14:textId="77777777" w:rsidR="00D70406" w:rsidRPr="00510B3C" w:rsidRDefault="00D70406">
      <w:pPr>
        <w:rPr>
          <w:rFonts w:ascii="Times New Roman" w:hAnsi="Times New Roman" w:cs="Times New Roman"/>
          <w:b/>
          <w:bCs/>
          <w:color w:val="000000"/>
        </w:rPr>
      </w:pPr>
    </w:p>
    <w:p w14:paraId="629926BA" w14:textId="77777777" w:rsidR="002424F2" w:rsidRPr="00A8121D" w:rsidRDefault="002424F2" w:rsidP="002424F2">
      <w:pPr>
        <w:spacing w:line="480" w:lineRule="auto"/>
        <w:rPr>
          <w:rFonts w:ascii="Times New Roman" w:hAnsi="Times New Roman" w:cs="Times New Roman"/>
        </w:rPr>
      </w:pPr>
      <w:r w:rsidRPr="00A8121D">
        <w:rPr>
          <w:rFonts w:ascii="Times New Roman" w:hAnsi="Times New Roman" w:cs="Times New Roman"/>
        </w:rPr>
        <w:lastRenderedPageBreak/>
        <w:t>ABBREVIATIONS</w:t>
      </w:r>
    </w:p>
    <w:p w14:paraId="286FA515" w14:textId="77777777" w:rsidR="002424F2" w:rsidRPr="00A8121D" w:rsidRDefault="002424F2" w:rsidP="002424F2">
      <w:pPr>
        <w:spacing w:line="480" w:lineRule="auto"/>
        <w:rPr>
          <w:rFonts w:ascii="Times New Roman" w:hAnsi="Times New Roman" w:cs="Times New Roman"/>
        </w:rPr>
      </w:pPr>
    </w:p>
    <w:p w14:paraId="5E1CE59A" w14:textId="77777777" w:rsidR="002424F2" w:rsidRPr="00A8121D" w:rsidRDefault="002424F2" w:rsidP="002424F2">
      <w:pPr>
        <w:spacing w:line="480" w:lineRule="auto"/>
        <w:rPr>
          <w:rFonts w:ascii="Times New Roman" w:hAnsi="Times New Roman" w:cs="Times New Roman"/>
        </w:rPr>
      </w:pPr>
      <w:r w:rsidRPr="00A8121D">
        <w:rPr>
          <w:rFonts w:ascii="Times New Roman" w:hAnsi="Times New Roman" w:cs="Times New Roman"/>
        </w:rPr>
        <w:t>CALC – Cause, Age, and Location Consistent deaths</w:t>
      </w:r>
    </w:p>
    <w:p w14:paraId="15A13005" w14:textId="77777777" w:rsidR="002424F2" w:rsidRDefault="002424F2" w:rsidP="002424F2">
      <w:pPr>
        <w:spacing w:line="480" w:lineRule="auto"/>
        <w:rPr>
          <w:rFonts w:ascii="Times New Roman" w:hAnsi="Times New Roman" w:cs="Times New Roman"/>
        </w:rPr>
      </w:pPr>
      <w:r w:rsidRPr="00A8121D">
        <w:rPr>
          <w:rFonts w:ascii="Times New Roman" w:hAnsi="Times New Roman" w:cs="Times New Roman"/>
        </w:rPr>
        <w:t>CMS – Centers for Medicare and Medicaid Services</w:t>
      </w:r>
    </w:p>
    <w:p w14:paraId="76CF04D1" w14:textId="78788EC3" w:rsidR="00CD3384" w:rsidRDefault="00CD3384" w:rsidP="00CD3384">
      <w:pPr>
        <w:spacing w:line="480" w:lineRule="auto"/>
        <w:rPr>
          <w:rFonts w:ascii="Times New Roman" w:hAnsi="Times New Roman" w:cs="Times New Roman"/>
        </w:rPr>
      </w:pPr>
      <w:r>
        <w:rPr>
          <w:rFonts w:ascii="Times New Roman" w:hAnsi="Times New Roman" w:cs="Times New Roman"/>
        </w:rPr>
        <w:t>DSA</w:t>
      </w:r>
      <w:r w:rsidRPr="00A8121D">
        <w:rPr>
          <w:rFonts w:ascii="Times New Roman" w:hAnsi="Times New Roman" w:cs="Times New Roman"/>
        </w:rPr>
        <w:t xml:space="preserve"> – </w:t>
      </w:r>
      <w:r>
        <w:rPr>
          <w:rFonts w:ascii="Times New Roman" w:hAnsi="Times New Roman" w:cs="Times New Roman"/>
        </w:rPr>
        <w:t xml:space="preserve">Donor Service Area </w:t>
      </w:r>
    </w:p>
    <w:p w14:paraId="27683739" w14:textId="0DD997C9" w:rsidR="00BE228A" w:rsidRPr="00A8121D" w:rsidRDefault="00BE228A" w:rsidP="002424F2">
      <w:pPr>
        <w:spacing w:line="480" w:lineRule="auto"/>
        <w:rPr>
          <w:rFonts w:ascii="Times New Roman" w:hAnsi="Times New Roman" w:cs="Times New Roman"/>
        </w:rPr>
      </w:pPr>
      <w:r>
        <w:rPr>
          <w:rFonts w:ascii="Times New Roman" w:hAnsi="Times New Roman" w:cs="Times New Roman"/>
        </w:rPr>
        <w:t xml:space="preserve">GCS </w:t>
      </w:r>
      <w:r w:rsidRPr="00A8121D">
        <w:rPr>
          <w:rFonts w:ascii="Times New Roman" w:hAnsi="Times New Roman" w:cs="Times New Roman"/>
        </w:rPr>
        <w:t xml:space="preserve">– </w:t>
      </w:r>
      <w:r w:rsidRPr="00510B3C">
        <w:rPr>
          <w:rFonts w:ascii="Times New Roman" w:hAnsi="Times New Roman" w:cs="Times New Roman"/>
        </w:rPr>
        <w:t xml:space="preserve">Glasgow Coma Scale </w:t>
      </w:r>
    </w:p>
    <w:p w14:paraId="649AEC29" w14:textId="77777777" w:rsidR="002424F2" w:rsidRDefault="002424F2" w:rsidP="002424F2">
      <w:pPr>
        <w:spacing w:line="480" w:lineRule="auto"/>
        <w:rPr>
          <w:rFonts w:ascii="Times New Roman" w:hAnsi="Times New Roman" w:cs="Times New Roman"/>
        </w:rPr>
      </w:pPr>
      <w:r w:rsidRPr="00A8121D">
        <w:rPr>
          <w:rFonts w:ascii="Times New Roman" w:hAnsi="Times New Roman" w:cs="Times New Roman"/>
        </w:rPr>
        <w:t>HRSA – Health Resources and Services Administration</w:t>
      </w:r>
    </w:p>
    <w:p w14:paraId="4468B8D7" w14:textId="0087E9F3" w:rsidR="00BE228A" w:rsidRPr="00A8121D" w:rsidRDefault="00BE228A" w:rsidP="002424F2">
      <w:pPr>
        <w:spacing w:line="480" w:lineRule="auto"/>
        <w:rPr>
          <w:rFonts w:ascii="Times New Roman" w:hAnsi="Times New Roman" w:cs="Times New Roman"/>
        </w:rPr>
      </w:pPr>
      <w:r>
        <w:rPr>
          <w:rFonts w:ascii="Times New Roman" w:hAnsi="Times New Roman" w:cs="Times New Roman"/>
        </w:rPr>
        <w:t xml:space="preserve">JCAHO </w:t>
      </w:r>
      <w:r w:rsidRPr="00A8121D">
        <w:rPr>
          <w:rFonts w:ascii="Times New Roman" w:hAnsi="Times New Roman" w:cs="Times New Roman"/>
        </w:rPr>
        <w:t xml:space="preserve">– </w:t>
      </w:r>
      <w:r>
        <w:rPr>
          <w:rFonts w:ascii="Times New Roman" w:hAnsi="Times New Roman" w:cs="Times New Roman"/>
        </w:rPr>
        <w:t>Joint</w:t>
      </w:r>
      <w:r w:rsidRPr="00D67F79">
        <w:rPr>
          <w:rFonts w:ascii="Times New Roman" w:hAnsi="Times New Roman" w:cs="Times New Roman"/>
        </w:rPr>
        <w:t> Commission on Accreditation of Healthcare Organizations</w:t>
      </w:r>
    </w:p>
    <w:p w14:paraId="70A3FD66" w14:textId="77777777" w:rsidR="002424F2" w:rsidRPr="00A8121D" w:rsidRDefault="002424F2" w:rsidP="002424F2">
      <w:pPr>
        <w:spacing w:line="480" w:lineRule="auto"/>
        <w:rPr>
          <w:rFonts w:ascii="Times New Roman" w:hAnsi="Times New Roman" w:cs="Times New Roman"/>
        </w:rPr>
      </w:pPr>
      <w:r w:rsidRPr="00A8121D">
        <w:rPr>
          <w:rFonts w:ascii="Times New Roman" w:hAnsi="Times New Roman" w:cs="Times New Roman"/>
        </w:rPr>
        <w:t xml:space="preserve">OPO – Organ Procurement Organization </w:t>
      </w:r>
    </w:p>
    <w:p w14:paraId="5E3D1735" w14:textId="77777777" w:rsidR="002424F2" w:rsidRPr="00A8121D" w:rsidRDefault="002424F2" w:rsidP="002424F2">
      <w:pPr>
        <w:spacing w:line="480" w:lineRule="auto"/>
        <w:rPr>
          <w:rFonts w:ascii="Times New Roman" w:hAnsi="Times New Roman" w:cs="Times New Roman"/>
        </w:rPr>
      </w:pPr>
      <w:r w:rsidRPr="00A8121D">
        <w:rPr>
          <w:rFonts w:ascii="Times New Roman" w:hAnsi="Times New Roman" w:cs="Times New Roman"/>
        </w:rPr>
        <w:t>OPTN – Organ Procurement and Transplantation Network</w:t>
      </w:r>
    </w:p>
    <w:p w14:paraId="36F88179" w14:textId="01609BFF" w:rsidR="002424F2" w:rsidRPr="00A8121D" w:rsidRDefault="0079315D" w:rsidP="002424F2">
      <w:pPr>
        <w:spacing w:line="480" w:lineRule="auto"/>
        <w:rPr>
          <w:rFonts w:ascii="Times New Roman" w:hAnsi="Times New Roman" w:cs="Times New Roman"/>
        </w:rPr>
      </w:pPr>
      <w:r>
        <w:rPr>
          <w:rFonts w:ascii="Times New Roman" w:hAnsi="Times New Roman" w:cs="Times New Roman"/>
        </w:rPr>
        <w:br/>
      </w:r>
    </w:p>
    <w:p w14:paraId="1F56EA03" w14:textId="77777777" w:rsidR="00D70406" w:rsidRPr="00510B3C" w:rsidRDefault="00D70406">
      <w:pPr>
        <w:rPr>
          <w:rFonts w:ascii="Times New Roman" w:hAnsi="Times New Roman" w:cs="Times New Roman"/>
          <w:b/>
          <w:bCs/>
          <w:color w:val="000000"/>
        </w:rPr>
      </w:pPr>
    </w:p>
    <w:p w14:paraId="3E453795" w14:textId="77777777" w:rsidR="00D70406" w:rsidRPr="00510B3C" w:rsidRDefault="00D70406">
      <w:pPr>
        <w:rPr>
          <w:rFonts w:ascii="Times New Roman" w:hAnsi="Times New Roman" w:cs="Times New Roman"/>
          <w:b/>
          <w:bCs/>
          <w:color w:val="000000"/>
        </w:rPr>
      </w:pPr>
    </w:p>
    <w:p w14:paraId="34BA795D" w14:textId="77777777" w:rsidR="00D70406" w:rsidRPr="00510B3C" w:rsidRDefault="00D70406">
      <w:pPr>
        <w:rPr>
          <w:rFonts w:ascii="Times New Roman" w:hAnsi="Times New Roman" w:cs="Times New Roman"/>
          <w:b/>
          <w:bCs/>
          <w:color w:val="000000"/>
        </w:rPr>
      </w:pPr>
    </w:p>
    <w:p w14:paraId="46098215" w14:textId="77777777" w:rsidR="00D70406" w:rsidRPr="00510B3C" w:rsidRDefault="00D70406">
      <w:pPr>
        <w:rPr>
          <w:rFonts w:ascii="Times New Roman" w:hAnsi="Times New Roman" w:cs="Times New Roman"/>
          <w:b/>
          <w:bCs/>
          <w:color w:val="000000"/>
        </w:rPr>
      </w:pPr>
    </w:p>
    <w:p w14:paraId="52392B3F" w14:textId="77777777" w:rsidR="00D70406" w:rsidRPr="00510B3C" w:rsidRDefault="00D70406">
      <w:pPr>
        <w:rPr>
          <w:rFonts w:ascii="Times New Roman" w:hAnsi="Times New Roman" w:cs="Times New Roman"/>
          <w:b/>
          <w:bCs/>
          <w:color w:val="000000"/>
        </w:rPr>
      </w:pPr>
    </w:p>
    <w:p w14:paraId="191BDF0A" w14:textId="77777777" w:rsidR="00D70406" w:rsidRPr="00510B3C" w:rsidRDefault="00D70406">
      <w:pPr>
        <w:rPr>
          <w:rFonts w:ascii="Times New Roman" w:hAnsi="Times New Roman" w:cs="Times New Roman"/>
          <w:b/>
          <w:bCs/>
          <w:color w:val="000000"/>
        </w:rPr>
      </w:pPr>
    </w:p>
    <w:p w14:paraId="38058E30" w14:textId="77777777" w:rsidR="00D70406" w:rsidRPr="00510B3C" w:rsidRDefault="00D70406">
      <w:pPr>
        <w:rPr>
          <w:rFonts w:ascii="Times New Roman" w:hAnsi="Times New Roman" w:cs="Times New Roman"/>
          <w:b/>
          <w:bCs/>
          <w:color w:val="000000"/>
        </w:rPr>
      </w:pPr>
    </w:p>
    <w:p w14:paraId="713FC8F7" w14:textId="77777777" w:rsidR="00D70406" w:rsidRPr="00510B3C" w:rsidRDefault="00D70406">
      <w:pPr>
        <w:rPr>
          <w:rFonts w:ascii="Times New Roman" w:hAnsi="Times New Roman" w:cs="Times New Roman"/>
          <w:b/>
          <w:bCs/>
          <w:color w:val="000000"/>
        </w:rPr>
      </w:pPr>
    </w:p>
    <w:p w14:paraId="20B256C8" w14:textId="77777777" w:rsidR="00D70406" w:rsidRPr="00510B3C" w:rsidRDefault="00D70406">
      <w:pPr>
        <w:rPr>
          <w:rFonts w:ascii="Times New Roman" w:hAnsi="Times New Roman" w:cs="Times New Roman"/>
          <w:b/>
          <w:bCs/>
          <w:color w:val="000000"/>
        </w:rPr>
      </w:pPr>
    </w:p>
    <w:p w14:paraId="532457E7" w14:textId="77777777" w:rsidR="00D70406" w:rsidRPr="00510B3C" w:rsidRDefault="00D70406">
      <w:pPr>
        <w:rPr>
          <w:rFonts w:ascii="Times New Roman" w:hAnsi="Times New Roman" w:cs="Times New Roman"/>
          <w:b/>
          <w:bCs/>
          <w:color w:val="000000"/>
        </w:rPr>
      </w:pPr>
    </w:p>
    <w:p w14:paraId="0FDA7FDA" w14:textId="77777777" w:rsidR="00D70406" w:rsidRPr="00510B3C" w:rsidRDefault="00D70406">
      <w:pPr>
        <w:rPr>
          <w:rFonts w:ascii="Times New Roman" w:hAnsi="Times New Roman" w:cs="Times New Roman"/>
          <w:b/>
          <w:bCs/>
          <w:color w:val="000000"/>
        </w:rPr>
      </w:pPr>
    </w:p>
    <w:p w14:paraId="3CF451FB" w14:textId="77777777" w:rsidR="00D70406" w:rsidRPr="00510B3C" w:rsidRDefault="00D70406">
      <w:pPr>
        <w:rPr>
          <w:rFonts w:ascii="Times New Roman" w:hAnsi="Times New Roman" w:cs="Times New Roman"/>
          <w:b/>
          <w:bCs/>
          <w:color w:val="000000"/>
        </w:rPr>
      </w:pPr>
    </w:p>
    <w:p w14:paraId="235A5B1D" w14:textId="77777777" w:rsidR="00D70406" w:rsidRPr="00510B3C" w:rsidRDefault="00D70406">
      <w:pPr>
        <w:rPr>
          <w:rFonts w:ascii="Times New Roman" w:hAnsi="Times New Roman" w:cs="Times New Roman"/>
          <w:b/>
          <w:bCs/>
          <w:color w:val="000000"/>
        </w:rPr>
      </w:pPr>
    </w:p>
    <w:p w14:paraId="57F867CA" w14:textId="77777777" w:rsidR="00D70406" w:rsidRPr="00510B3C" w:rsidRDefault="00D70406">
      <w:pPr>
        <w:rPr>
          <w:rFonts w:ascii="Times New Roman" w:hAnsi="Times New Roman" w:cs="Times New Roman"/>
          <w:b/>
          <w:bCs/>
          <w:color w:val="000000"/>
        </w:rPr>
      </w:pPr>
    </w:p>
    <w:p w14:paraId="32199F9A" w14:textId="77777777" w:rsidR="00D70406" w:rsidRPr="00510B3C" w:rsidRDefault="00D70406">
      <w:pPr>
        <w:rPr>
          <w:rFonts w:ascii="Times New Roman" w:hAnsi="Times New Roman" w:cs="Times New Roman"/>
          <w:b/>
          <w:bCs/>
          <w:color w:val="000000"/>
        </w:rPr>
      </w:pPr>
    </w:p>
    <w:p w14:paraId="3F248592" w14:textId="77777777" w:rsidR="00007AC1" w:rsidRDefault="00007AC1">
      <w:pPr>
        <w:rPr>
          <w:rFonts w:ascii="Times New Roman" w:hAnsi="Times New Roman" w:cs="Times New Roman"/>
          <w:b/>
          <w:bCs/>
          <w:color w:val="000000"/>
        </w:rPr>
      </w:pPr>
    </w:p>
    <w:p w14:paraId="655C305B" w14:textId="77777777" w:rsidR="00007AC1" w:rsidRDefault="00007AC1">
      <w:pPr>
        <w:rPr>
          <w:rFonts w:ascii="Times New Roman" w:hAnsi="Times New Roman" w:cs="Times New Roman"/>
          <w:b/>
          <w:bCs/>
          <w:color w:val="000000"/>
        </w:rPr>
      </w:pPr>
    </w:p>
    <w:p w14:paraId="13A4E2EE" w14:textId="77777777" w:rsidR="00075FB9" w:rsidRDefault="00075FB9">
      <w:pPr>
        <w:rPr>
          <w:rFonts w:ascii="Times New Roman" w:hAnsi="Times New Roman" w:cs="Times New Roman"/>
          <w:b/>
          <w:bCs/>
          <w:color w:val="000000"/>
        </w:rPr>
      </w:pPr>
    </w:p>
    <w:p w14:paraId="6FDCF87A" w14:textId="77777777" w:rsidR="00075FB9" w:rsidRDefault="00075FB9">
      <w:pPr>
        <w:rPr>
          <w:rFonts w:ascii="Times New Roman" w:hAnsi="Times New Roman" w:cs="Times New Roman"/>
          <w:b/>
          <w:bCs/>
          <w:color w:val="000000"/>
        </w:rPr>
      </w:pPr>
    </w:p>
    <w:p w14:paraId="1718A535" w14:textId="77777777" w:rsidR="00075FB9" w:rsidRDefault="00075FB9">
      <w:pPr>
        <w:rPr>
          <w:rFonts w:ascii="Times New Roman" w:hAnsi="Times New Roman" w:cs="Times New Roman"/>
          <w:b/>
          <w:bCs/>
          <w:color w:val="000000"/>
        </w:rPr>
      </w:pPr>
    </w:p>
    <w:p w14:paraId="7566A7D9" w14:textId="77777777" w:rsidR="00075FB9" w:rsidRDefault="00075FB9">
      <w:pPr>
        <w:rPr>
          <w:rFonts w:ascii="Times New Roman" w:hAnsi="Times New Roman" w:cs="Times New Roman"/>
          <w:b/>
          <w:bCs/>
          <w:color w:val="000000"/>
        </w:rPr>
      </w:pPr>
    </w:p>
    <w:p w14:paraId="365EE489" w14:textId="77777777" w:rsidR="0071373E" w:rsidRDefault="0071373E">
      <w:pPr>
        <w:rPr>
          <w:rFonts w:ascii="Times New Roman" w:hAnsi="Times New Roman" w:cs="Times New Roman"/>
          <w:b/>
          <w:bCs/>
          <w:color w:val="000000"/>
        </w:rPr>
      </w:pPr>
    </w:p>
    <w:p w14:paraId="1EA9A2BB" w14:textId="4EAF4E62" w:rsidR="00810D5D" w:rsidRDefault="001C52F1">
      <w:pPr>
        <w:rPr>
          <w:rFonts w:ascii="Times New Roman" w:hAnsi="Times New Roman" w:cs="Times New Roman"/>
          <w:color w:val="000000"/>
        </w:rPr>
      </w:pPr>
      <w:r w:rsidRPr="00007AC1">
        <w:rPr>
          <w:rFonts w:ascii="Times New Roman" w:hAnsi="Times New Roman" w:cs="Times New Roman"/>
          <w:color w:val="000000"/>
        </w:rPr>
        <w:lastRenderedPageBreak/>
        <w:t>ABSTRACT</w:t>
      </w:r>
    </w:p>
    <w:p w14:paraId="4EAD31E9" w14:textId="77777777" w:rsidR="001C52F1" w:rsidRPr="00510B3C" w:rsidRDefault="001C52F1">
      <w:pPr>
        <w:rPr>
          <w:rFonts w:ascii="Times New Roman" w:hAnsi="Times New Roman" w:cs="Times New Roman"/>
          <w:b/>
          <w:bCs/>
          <w:color w:val="000000"/>
        </w:rPr>
      </w:pPr>
    </w:p>
    <w:p w14:paraId="464C819D" w14:textId="77777777" w:rsidR="001C52F1" w:rsidRPr="00510B3C" w:rsidRDefault="001C52F1">
      <w:pPr>
        <w:rPr>
          <w:rFonts w:ascii="Times New Roman" w:hAnsi="Times New Roman" w:cs="Times New Roman"/>
          <w:b/>
          <w:bCs/>
          <w:color w:val="000000"/>
        </w:rPr>
      </w:pPr>
    </w:p>
    <w:p w14:paraId="33A6439E" w14:textId="034C9849" w:rsidR="000A631E" w:rsidRPr="00510B3C" w:rsidRDefault="000A631E" w:rsidP="00B67F0F">
      <w:pPr>
        <w:spacing w:line="480" w:lineRule="auto"/>
        <w:rPr>
          <w:rFonts w:ascii="Times New Roman" w:hAnsi="Times New Roman" w:cs="Times New Roman"/>
          <w:color w:val="000000"/>
          <w:shd w:val="clear" w:color="auto" w:fill="FFFFFF"/>
        </w:rPr>
      </w:pPr>
      <w:r w:rsidRPr="00510B3C">
        <w:rPr>
          <w:rFonts w:ascii="Times New Roman" w:hAnsi="Times New Roman" w:cs="Times New Roman"/>
          <w:color w:val="000000"/>
          <w:shd w:val="clear" w:color="auto" w:fill="FFFFFF"/>
        </w:rPr>
        <w:t xml:space="preserve">Despite the introduction of objective metrics for </w:t>
      </w:r>
      <w:r w:rsidR="00ED6B3A" w:rsidRPr="00510B3C">
        <w:rPr>
          <w:rFonts w:ascii="Times New Roman" w:hAnsi="Times New Roman" w:cs="Times New Roman"/>
          <w:color w:val="000000"/>
          <w:shd w:val="clear" w:color="auto" w:fill="FFFFFF"/>
        </w:rPr>
        <w:t>Organ Procurement Organization (</w:t>
      </w:r>
      <w:r w:rsidRPr="00510B3C">
        <w:rPr>
          <w:rFonts w:ascii="Times New Roman" w:hAnsi="Times New Roman" w:cs="Times New Roman"/>
          <w:color w:val="000000"/>
          <w:shd w:val="clear" w:color="auto" w:fill="FFFFFF"/>
        </w:rPr>
        <w:t>OPO</w:t>
      </w:r>
      <w:r w:rsidR="00ED6B3A" w:rsidRPr="00510B3C">
        <w:rPr>
          <w:rFonts w:ascii="Times New Roman" w:hAnsi="Times New Roman" w:cs="Times New Roman"/>
          <w:color w:val="000000"/>
          <w:shd w:val="clear" w:color="auto" w:fill="FFFFFF"/>
        </w:rPr>
        <w:t>)</w:t>
      </w:r>
      <w:r w:rsidRPr="00510B3C">
        <w:rPr>
          <w:rFonts w:ascii="Times New Roman" w:hAnsi="Times New Roman" w:cs="Times New Roman"/>
          <w:color w:val="000000"/>
          <w:shd w:val="clear" w:color="auto" w:fill="FFFFFF"/>
        </w:rPr>
        <w:t xml:space="preserve"> productivity by the Centers for Medicare &amp; Medicaid Services (CMS), there is still a paucity of publicly available data on OPO clinical processes. Characterizing OPO clinical practice patterns will inform quality improvement initiatives </w:t>
      </w:r>
      <w:r w:rsidR="006C2C31">
        <w:rPr>
          <w:rFonts w:ascii="Times New Roman" w:hAnsi="Times New Roman" w:cs="Times New Roman"/>
          <w:color w:val="000000"/>
          <w:shd w:val="clear" w:color="auto" w:fill="FFFFFF"/>
        </w:rPr>
        <w:t>to</w:t>
      </w:r>
      <w:r w:rsidR="006C2C31" w:rsidRPr="00510B3C">
        <w:rPr>
          <w:rFonts w:ascii="Times New Roman" w:hAnsi="Times New Roman" w:cs="Times New Roman"/>
          <w:color w:val="000000"/>
          <w:shd w:val="clear" w:color="auto" w:fill="FFFFFF"/>
        </w:rPr>
        <w:t xml:space="preserve"> </w:t>
      </w:r>
      <w:r w:rsidRPr="00510B3C">
        <w:rPr>
          <w:rFonts w:ascii="Times New Roman" w:hAnsi="Times New Roman" w:cs="Times New Roman"/>
          <w:color w:val="000000"/>
          <w:shd w:val="clear" w:color="auto" w:fill="FFFFFF"/>
        </w:rPr>
        <w:t xml:space="preserve">improve not only the number of deceased donor organs recovered but also the quality and consistency of care provided to </w:t>
      </w:r>
      <w:r w:rsidR="00A225A4" w:rsidRPr="00510B3C">
        <w:rPr>
          <w:rFonts w:ascii="Times New Roman" w:hAnsi="Times New Roman" w:cs="Times New Roman"/>
          <w:color w:val="000000"/>
          <w:shd w:val="clear" w:color="auto" w:fill="FFFFFF"/>
        </w:rPr>
        <w:t>potential donor</w:t>
      </w:r>
      <w:r w:rsidRPr="00510B3C">
        <w:rPr>
          <w:rFonts w:ascii="Times New Roman" w:hAnsi="Times New Roman" w:cs="Times New Roman"/>
          <w:color w:val="000000"/>
          <w:shd w:val="clear" w:color="auto" w:fill="FFFFFF"/>
        </w:rPr>
        <w:t xml:space="preserve"> patients.</w:t>
      </w:r>
      <w:r w:rsidR="00A225A4" w:rsidRPr="00510B3C">
        <w:rPr>
          <w:rFonts w:ascii="Times New Roman" w:hAnsi="Times New Roman" w:cs="Times New Roman"/>
          <w:color w:val="000000"/>
          <w:shd w:val="clear" w:color="auto" w:fill="FFFFFF"/>
        </w:rPr>
        <w:t xml:space="preserve"> </w:t>
      </w:r>
      <w:r w:rsidRPr="00510B3C">
        <w:rPr>
          <w:rFonts w:ascii="Times New Roman" w:hAnsi="Times New Roman" w:cs="Times New Roman"/>
          <w:color w:val="000000"/>
          <w:shd w:val="clear" w:color="auto" w:fill="FFFFFF"/>
        </w:rPr>
        <w:t xml:space="preserve"> We </w:t>
      </w:r>
      <w:proofErr w:type="gramStart"/>
      <w:r w:rsidRPr="00510B3C">
        <w:rPr>
          <w:rFonts w:ascii="Times New Roman" w:hAnsi="Times New Roman" w:cs="Times New Roman"/>
          <w:color w:val="000000"/>
          <w:shd w:val="clear" w:color="auto" w:fill="FFFFFF"/>
        </w:rPr>
        <w:t>sought</w:t>
      </w:r>
      <w:proofErr w:type="gramEnd"/>
      <w:r w:rsidRPr="00510B3C">
        <w:rPr>
          <w:rFonts w:ascii="Times New Roman" w:hAnsi="Times New Roman" w:cs="Times New Roman"/>
          <w:color w:val="000000"/>
          <w:shd w:val="clear" w:color="auto" w:fill="FFFFFF"/>
        </w:rPr>
        <w:t xml:space="preserve"> to describe the most upstream selection event in procurement care: the referral of a patient by a hospital to an OPO under what are known as “</w:t>
      </w:r>
      <w:commentRangeStart w:id="1"/>
      <w:commentRangeStart w:id="2"/>
      <w:r w:rsidRPr="00510B3C">
        <w:rPr>
          <w:rFonts w:ascii="Times New Roman" w:hAnsi="Times New Roman" w:cs="Times New Roman"/>
          <w:color w:val="000000"/>
          <w:shd w:val="clear" w:color="auto" w:fill="FFFFFF"/>
        </w:rPr>
        <w:t>clinical triggers</w:t>
      </w:r>
      <w:commentRangeEnd w:id="1"/>
      <w:r w:rsidR="006C2C31">
        <w:rPr>
          <w:rStyle w:val="CommentReference"/>
        </w:rPr>
        <w:commentReference w:id="1"/>
      </w:r>
      <w:commentRangeEnd w:id="2"/>
      <w:r w:rsidR="000D662C">
        <w:rPr>
          <w:rStyle w:val="CommentReference"/>
        </w:rPr>
        <w:commentReference w:id="2"/>
      </w:r>
      <w:r w:rsidRPr="00510B3C">
        <w:rPr>
          <w:rFonts w:ascii="Times New Roman" w:hAnsi="Times New Roman" w:cs="Times New Roman"/>
          <w:color w:val="000000"/>
          <w:shd w:val="clear" w:color="auto" w:fill="FFFFFF"/>
        </w:rPr>
        <w:t xml:space="preserve">.” </w:t>
      </w:r>
      <w:r w:rsidR="000D662C" w:rsidRPr="000D662C">
        <w:rPr>
          <w:rFonts w:ascii="Times New Roman" w:hAnsi="Times New Roman" w:cs="Times New Roman"/>
          <w:color w:val="000000"/>
          <w:highlight w:val="yellow"/>
          <w:shd w:val="clear" w:color="auto" w:fill="FFFFFF"/>
          <w:rPrChange w:id="3" w:author="Kylie Casey [2]" w:date="2023-11-27T08:02:00Z">
            <w:rPr>
              <w:rFonts w:ascii="Times New Roman" w:hAnsi="Times New Roman" w:cs="Times New Roman"/>
              <w:color w:val="000000"/>
              <w:shd w:val="clear" w:color="auto" w:fill="FFFFFF"/>
            </w:rPr>
          </w:rPrChange>
        </w:rPr>
        <w:t xml:space="preserve">Clinical triggers refer to specific medical criteria or conditions that, when </w:t>
      </w:r>
      <w:proofErr w:type="gramStart"/>
      <w:r w:rsidR="000D662C" w:rsidRPr="000D662C">
        <w:rPr>
          <w:rFonts w:ascii="Times New Roman" w:hAnsi="Times New Roman" w:cs="Times New Roman"/>
          <w:color w:val="000000"/>
          <w:highlight w:val="yellow"/>
          <w:shd w:val="clear" w:color="auto" w:fill="FFFFFF"/>
          <w:rPrChange w:id="4" w:author="Kylie Casey [2]" w:date="2023-11-27T08:02:00Z">
            <w:rPr>
              <w:rFonts w:ascii="Times New Roman" w:hAnsi="Times New Roman" w:cs="Times New Roman"/>
              <w:color w:val="000000"/>
              <w:shd w:val="clear" w:color="auto" w:fill="FFFFFF"/>
            </w:rPr>
          </w:rPrChange>
        </w:rPr>
        <w:t>identified</w:t>
      </w:r>
      <w:proofErr w:type="gramEnd"/>
      <w:r w:rsidR="000D662C" w:rsidRPr="000D662C">
        <w:rPr>
          <w:rFonts w:ascii="Times New Roman" w:hAnsi="Times New Roman" w:cs="Times New Roman"/>
          <w:color w:val="000000"/>
          <w:highlight w:val="yellow"/>
          <w:shd w:val="clear" w:color="auto" w:fill="FFFFFF"/>
          <w:rPrChange w:id="5" w:author="Kylie Casey [2]" w:date="2023-11-27T08:02:00Z">
            <w:rPr>
              <w:rFonts w:ascii="Times New Roman" w:hAnsi="Times New Roman" w:cs="Times New Roman"/>
              <w:color w:val="000000"/>
              <w:shd w:val="clear" w:color="auto" w:fill="FFFFFF"/>
            </w:rPr>
          </w:rPrChange>
        </w:rPr>
        <w:t xml:space="preserve"> in a potential organ donor patient, prompt a hospital to initiate contact with an OPO.</w:t>
      </w:r>
      <w:r w:rsidR="000D662C" w:rsidRPr="000D662C">
        <w:rPr>
          <w:rFonts w:ascii="Times New Roman" w:hAnsi="Times New Roman" w:cs="Times New Roman"/>
          <w:color w:val="000000"/>
          <w:shd w:val="clear" w:color="auto" w:fill="FFFFFF"/>
        </w:rPr>
        <w:t xml:space="preserve"> </w:t>
      </w:r>
      <w:r w:rsidRPr="00510B3C">
        <w:rPr>
          <w:rFonts w:ascii="Times New Roman" w:hAnsi="Times New Roman" w:cs="Times New Roman"/>
          <w:color w:val="000000"/>
          <w:shd w:val="clear" w:color="auto" w:fill="FFFFFF"/>
        </w:rPr>
        <w:t xml:space="preserve">Data </w:t>
      </w:r>
      <w:proofErr w:type="gramStart"/>
      <w:r w:rsidRPr="00510B3C">
        <w:rPr>
          <w:rFonts w:ascii="Times New Roman" w:hAnsi="Times New Roman" w:cs="Times New Roman"/>
          <w:color w:val="000000"/>
          <w:shd w:val="clear" w:color="auto" w:fill="FFFFFF"/>
        </w:rPr>
        <w:t>was gathered</w:t>
      </w:r>
      <w:proofErr w:type="gramEnd"/>
      <w:r w:rsidRPr="00510B3C">
        <w:rPr>
          <w:rFonts w:ascii="Times New Roman" w:hAnsi="Times New Roman" w:cs="Times New Roman"/>
          <w:color w:val="000000"/>
          <w:shd w:val="clear" w:color="auto" w:fill="FFFFFF"/>
        </w:rPr>
        <w:t xml:space="preserve"> from 55/56 OPOs by direct contact with local nursing staff (39), </w:t>
      </w:r>
      <w:r w:rsidR="00A225A4" w:rsidRPr="00510B3C">
        <w:rPr>
          <w:rFonts w:ascii="Times New Roman" w:hAnsi="Times New Roman" w:cs="Times New Roman"/>
          <w:color w:val="000000"/>
          <w:shd w:val="clear" w:color="auto" w:fill="FFFFFF"/>
        </w:rPr>
        <w:t>Google</w:t>
      </w:r>
      <w:r w:rsidRPr="00510B3C">
        <w:rPr>
          <w:rFonts w:ascii="Times New Roman" w:hAnsi="Times New Roman" w:cs="Times New Roman"/>
          <w:color w:val="000000"/>
          <w:shd w:val="clear" w:color="auto" w:fill="FFFFFF"/>
        </w:rPr>
        <w:t xml:space="preserve"> search including academic presentations (9), OPOs (4)</w:t>
      </w:r>
      <w:r w:rsidR="00A225A4" w:rsidRPr="00510B3C">
        <w:rPr>
          <w:rFonts w:ascii="Times New Roman" w:hAnsi="Times New Roman" w:cs="Times New Roman"/>
          <w:color w:val="000000"/>
          <w:shd w:val="clear" w:color="auto" w:fill="FFFFFF"/>
        </w:rPr>
        <w:t>,</w:t>
      </w:r>
      <w:r w:rsidRPr="00510B3C">
        <w:rPr>
          <w:rFonts w:ascii="Times New Roman" w:hAnsi="Times New Roman" w:cs="Times New Roman"/>
          <w:color w:val="000000"/>
          <w:shd w:val="clear" w:color="auto" w:fill="FFFFFF"/>
        </w:rPr>
        <w:t xml:space="preserve"> and hospital policies (3). Data </w:t>
      </w:r>
      <w:proofErr w:type="gramStart"/>
      <w:r w:rsidRPr="00510B3C">
        <w:rPr>
          <w:rFonts w:ascii="Times New Roman" w:hAnsi="Times New Roman" w:cs="Times New Roman"/>
          <w:color w:val="000000"/>
          <w:shd w:val="clear" w:color="auto" w:fill="FFFFFF"/>
        </w:rPr>
        <w:t>were compared</w:t>
      </w:r>
      <w:proofErr w:type="gramEnd"/>
      <w:r w:rsidRPr="00510B3C">
        <w:rPr>
          <w:rFonts w:ascii="Times New Roman" w:hAnsi="Times New Roman" w:cs="Times New Roman"/>
          <w:color w:val="000000"/>
          <w:shd w:val="clear" w:color="auto" w:fill="FFFFFF"/>
        </w:rPr>
        <w:t xml:space="preserve"> with SRTR-reported numbers of referrals to OPOs and OPTN and CMS data on potential and actual donors.  Trigger cards were variable in both criteria for contacting OPOs and directions for patient care and family communication. </w:t>
      </w:r>
      <w:r w:rsidR="00A225A4" w:rsidRPr="00510B3C">
        <w:rPr>
          <w:rFonts w:ascii="Times New Roman" w:hAnsi="Times New Roman" w:cs="Times New Roman"/>
          <w:color w:val="000000"/>
          <w:shd w:val="clear" w:color="auto" w:fill="FFFFFF"/>
        </w:rPr>
        <w:t>Higher-performing</w:t>
      </w:r>
      <w:r w:rsidRPr="00510B3C">
        <w:rPr>
          <w:rFonts w:ascii="Times New Roman" w:hAnsi="Times New Roman" w:cs="Times New Roman"/>
          <w:color w:val="000000"/>
          <w:shd w:val="clear" w:color="auto" w:fill="FFFFFF"/>
        </w:rPr>
        <w:t xml:space="preserve"> OPOs had more donors per referral but not more referrals per cause, age, and location-consistent (CALC) death (Figure 1). Trigger complexity was not associated with greater rates of referral or of donors/referral, nor was </w:t>
      </w:r>
      <w:r w:rsidR="00C51E2E" w:rsidRPr="00510B3C">
        <w:rPr>
          <w:rFonts w:ascii="Times New Roman" w:hAnsi="Times New Roman" w:cs="Times New Roman"/>
          <w:color w:val="000000"/>
          <w:shd w:val="clear" w:color="auto" w:fill="FFFFFF"/>
        </w:rPr>
        <w:t xml:space="preserve">a </w:t>
      </w:r>
      <w:r w:rsidRPr="00510B3C">
        <w:rPr>
          <w:rFonts w:ascii="Times New Roman" w:hAnsi="Times New Roman" w:cs="Times New Roman"/>
          <w:color w:val="000000"/>
          <w:shd w:val="clear" w:color="auto" w:fill="FFFFFF"/>
        </w:rPr>
        <w:t>recent change to triggers</w:t>
      </w:r>
      <w:r w:rsidR="00C51E2E" w:rsidRPr="00510B3C">
        <w:rPr>
          <w:rFonts w:ascii="Times New Roman" w:hAnsi="Times New Roman" w:cs="Times New Roman"/>
          <w:color w:val="000000"/>
          <w:shd w:val="clear" w:color="auto" w:fill="FFFFFF"/>
        </w:rPr>
        <w:t xml:space="preserve">. </w:t>
      </w:r>
      <w:r w:rsidRPr="00510B3C">
        <w:rPr>
          <w:rFonts w:ascii="Times New Roman" w:hAnsi="Times New Roman" w:cs="Times New Roman"/>
          <w:color w:val="000000"/>
          <w:shd w:val="clear" w:color="auto" w:fill="FFFFFF"/>
        </w:rPr>
        <w:t xml:space="preserve">OPOs exhibit heterogeneous clinical practice and </w:t>
      </w:r>
      <w:proofErr w:type="gramStart"/>
      <w:r w:rsidRPr="00510B3C">
        <w:rPr>
          <w:rFonts w:ascii="Times New Roman" w:hAnsi="Times New Roman" w:cs="Times New Roman"/>
          <w:color w:val="000000"/>
          <w:shd w:val="clear" w:color="auto" w:fill="FFFFFF"/>
        </w:rPr>
        <w:t>observed</w:t>
      </w:r>
      <w:proofErr w:type="gramEnd"/>
      <w:r w:rsidRPr="00510B3C">
        <w:rPr>
          <w:rFonts w:ascii="Times New Roman" w:hAnsi="Times New Roman" w:cs="Times New Roman"/>
          <w:color w:val="000000"/>
          <w:shd w:val="clear" w:color="auto" w:fill="FFFFFF"/>
        </w:rPr>
        <w:t xml:space="preserve"> differences in performance appear after contact with OPOs rather than as a result of differences in referral rates. </w:t>
      </w:r>
      <w:r w:rsidR="00C51E2E" w:rsidRPr="00510B3C">
        <w:rPr>
          <w:rFonts w:ascii="Times New Roman" w:hAnsi="Times New Roman" w:cs="Times New Roman"/>
          <w:color w:val="000000"/>
          <w:shd w:val="clear" w:color="auto" w:fill="FFFFFF"/>
        </w:rPr>
        <w:t>A detailed</w:t>
      </w:r>
      <w:r w:rsidRPr="00510B3C">
        <w:rPr>
          <w:rFonts w:ascii="Times New Roman" w:hAnsi="Times New Roman" w:cs="Times New Roman"/>
          <w:color w:val="000000"/>
          <w:shd w:val="clear" w:color="auto" w:fill="FFFFFF"/>
        </w:rPr>
        <w:t xml:space="preserve"> study of OPO processes </w:t>
      </w:r>
      <w:proofErr w:type="gramStart"/>
      <w:r w:rsidRPr="00510B3C">
        <w:rPr>
          <w:rFonts w:ascii="Times New Roman" w:hAnsi="Times New Roman" w:cs="Times New Roman"/>
          <w:color w:val="000000"/>
          <w:shd w:val="clear" w:color="auto" w:fill="FFFFFF"/>
        </w:rPr>
        <w:t>is needed</w:t>
      </w:r>
      <w:proofErr w:type="gramEnd"/>
      <w:r w:rsidRPr="00510B3C">
        <w:rPr>
          <w:rFonts w:ascii="Times New Roman" w:hAnsi="Times New Roman" w:cs="Times New Roman"/>
          <w:color w:val="000000"/>
          <w:shd w:val="clear" w:color="auto" w:fill="FFFFFF"/>
        </w:rPr>
        <w:t xml:space="preserve"> to standardize clinical care for OPO patients.</w:t>
      </w:r>
    </w:p>
    <w:p w14:paraId="074BE2DA" w14:textId="77777777" w:rsidR="000D662C" w:rsidRDefault="000D662C" w:rsidP="00CD26EB">
      <w:pPr>
        <w:spacing w:line="480" w:lineRule="auto"/>
        <w:rPr>
          <w:rFonts w:ascii="Times New Roman" w:hAnsi="Times New Roman" w:cs="Times New Roman"/>
        </w:rPr>
      </w:pPr>
    </w:p>
    <w:p w14:paraId="7D6FE1E2" w14:textId="74C366CE" w:rsidR="00F67AD0" w:rsidRDefault="00D07210" w:rsidP="00CD26EB">
      <w:pPr>
        <w:spacing w:line="480" w:lineRule="auto"/>
        <w:rPr>
          <w:rFonts w:ascii="Times New Roman" w:hAnsi="Times New Roman" w:cs="Times New Roman"/>
        </w:rPr>
      </w:pPr>
      <w:r w:rsidRPr="00007AC1">
        <w:rPr>
          <w:rFonts w:ascii="Times New Roman" w:hAnsi="Times New Roman" w:cs="Times New Roman"/>
        </w:rPr>
        <w:t>INTRODUCTION</w:t>
      </w:r>
    </w:p>
    <w:p w14:paraId="48174D04" w14:textId="77777777" w:rsidR="007E100E" w:rsidRDefault="007E100E" w:rsidP="00CD26EB">
      <w:pPr>
        <w:spacing w:line="480" w:lineRule="auto"/>
        <w:rPr>
          <w:rFonts w:ascii="Times New Roman" w:hAnsi="Times New Roman" w:cs="Times New Roman"/>
        </w:rPr>
      </w:pPr>
    </w:p>
    <w:p w14:paraId="727CFBFF" w14:textId="57052D7B" w:rsidR="00503B9B" w:rsidRDefault="000E6BEE" w:rsidP="00CD26EB">
      <w:pPr>
        <w:spacing w:line="480" w:lineRule="auto"/>
        <w:rPr>
          <w:rFonts w:ascii="Times New Roman" w:hAnsi="Times New Roman" w:cs="Times New Roman"/>
        </w:rPr>
      </w:pPr>
      <w:r>
        <w:rPr>
          <w:rFonts w:ascii="Times New Roman" w:hAnsi="Times New Roman" w:cs="Times New Roman"/>
        </w:rPr>
        <w:lastRenderedPageBreak/>
        <w:t>The</w:t>
      </w:r>
      <w:r w:rsidRPr="00F67AD0">
        <w:rPr>
          <w:rFonts w:ascii="Times New Roman" w:hAnsi="Times New Roman" w:cs="Times New Roman"/>
        </w:rPr>
        <w:t xml:space="preserve"> intricate process</w:t>
      </w:r>
      <w:r>
        <w:rPr>
          <w:rFonts w:ascii="Times New Roman" w:hAnsi="Times New Roman" w:cs="Times New Roman"/>
        </w:rPr>
        <w:t xml:space="preserve"> of organ transplantation</w:t>
      </w:r>
      <w:r w:rsidRPr="00F67AD0">
        <w:rPr>
          <w:rFonts w:ascii="Times New Roman" w:hAnsi="Times New Roman" w:cs="Times New Roman"/>
        </w:rPr>
        <w:t xml:space="preserve"> is critically dependent on the </w:t>
      </w:r>
      <w:proofErr w:type="gramStart"/>
      <w:r w:rsidRPr="00F67AD0">
        <w:rPr>
          <w:rFonts w:ascii="Times New Roman" w:hAnsi="Times New Roman" w:cs="Times New Roman"/>
        </w:rPr>
        <w:t>timely</w:t>
      </w:r>
      <w:proofErr w:type="gramEnd"/>
      <w:r w:rsidRPr="00F67AD0">
        <w:rPr>
          <w:rFonts w:ascii="Times New Roman" w:hAnsi="Times New Roman" w:cs="Times New Roman"/>
        </w:rPr>
        <w:t xml:space="preserve"> and efficient recovery of organs. At the heart of this complex endeavor are OPOs. While they </w:t>
      </w:r>
      <w:r>
        <w:rPr>
          <w:rFonts w:ascii="Times New Roman" w:hAnsi="Times New Roman" w:cs="Times New Roman"/>
        </w:rPr>
        <w:t>are indispensable</w:t>
      </w:r>
      <w:r w:rsidRPr="00F67AD0">
        <w:rPr>
          <w:rFonts w:ascii="Times New Roman" w:hAnsi="Times New Roman" w:cs="Times New Roman"/>
        </w:rPr>
        <w:t xml:space="preserve"> in the </w:t>
      </w:r>
      <w:r>
        <w:rPr>
          <w:rFonts w:ascii="Times New Roman" w:hAnsi="Times New Roman" w:cs="Times New Roman"/>
        </w:rPr>
        <w:t>transplantation chain</w:t>
      </w:r>
      <w:r w:rsidRPr="00F67AD0">
        <w:rPr>
          <w:rFonts w:ascii="Times New Roman" w:hAnsi="Times New Roman" w:cs="Times New Roman"/>
        </w:rPr>
        <w:t xml:space="preserve">, concerns </w:t>
      </w:r>
      <w:r>
        <w:rPr>
          <w:rFonts w:ascii="Times New Roman" w:hAnsi="Times New Roman" w:cs="Times New Roman"/>
        </w:rPr>
        <w:t>have been raised about their role in the evident</w:t>
      </w:r>
      <w:r w:rsidRPr="00F67AD0">
        <w:rPr>
          <w:rFonts w:ascii="Times New Roman" w:hAnsi="Times New Roman" w:cs="Times New Roman"/>
        </w:rPr>
        <w:t xml:space="preserve"> disparities in organ availability across regions.</w:t>
      </w:r>
      <w:r w:rsidR="00D12A69">
        <w:rPr>
          <w:rFonts w:ascii="Times New Roman" w:hAnsi="Times New Roman" w:cs="Times New Roman"/>
        </w:rPr>
        <w:fldChar w:fldCharType="begin"/>
      </w:r>
      <w:r w:rsidR="00D12A69">
        <w:rPr>
          <w:rFonts w:ascii="Times New Roman" w:hAnsi="Times New Roman" w:cs="Times New Roman"/>
        </w:rPr>
        <w:instrText xml:space="preserve"> ADDIN EN.CITE &lt;EndNote&gt;&lt;Cite&gt;&lt;Author&gt;Doby&lt;/Author&gt;&lt;Year&gt;2023&lt;/Year&gt;&lt;RecNum&gt;1525&lt;/RecNum&gt;&lt;DisplayText&gt;&lt;style face="superscript"&gt;1&lt;/style&gt;&lt;/DisplayText&gt;&lt;record&gt;&lt;rec-number&gt;1525&lt;/rec-number&gt;&lt;foreign-keys&gt;&lt;key app="EN" db-id="dx9prs2e7ztr0ie5v9sprvs8atxfxx9s5zde" timestamp="1695441797"&gt;1525&lt;/key&gt;&lt;/foreign-keys&gt;&lt;ref-type name="Journal Article"&gt;17&lt;/ref-type&gt;&lt;contributors&gt;&lt;authors&gt;&lt;author&gt;Doby, Brianna L.&lt;/author&gt;&lt;author&gt;Casey, Kylie&lt;/author&gt;&lt;author&gt;Ross-Driscoll, Katie&lt;/author&gt;&lt;author&gt;Rahman Ovi, Musaddiqur&lt;/author&gt;&lt;author&gt;Hossain Bhuiyea, Md Shabbir&lt;/author&gt;&lt;author&gt;Isty, Istiak Ahmed&lt;/author&gt;&lt;author&gt;Lynch, Raymond J.&lt;/author&gt;&lt;/authors&gt;&lt;/contributors&gt;&lt;titles&gt;&lt;title&gt;What is visible is fixable: Visual dashboards for multi-domain assessment of organ procurement organization performance&lt;/title&gt;&lt;secondary-title&gt;American Journal of Transplantation&lt;/secondary-title&gt;&lt;/titles&gt;&lt;periodical&gt;&lt;full-title&gt;American Journal of Transplantation&lt;/full-title&gt;&lt;/periodical&gt;&lt;keywords&gt;&lt;keyword&gt;OPO&lt;/keyword&gt;&lt;keyword&gt;organ procurement organization&lt;/keyword&gt;&lt;keyword&gt;policy&lt;/keyword&gt;&lt;keyword&gt;CMS&lt;/keyword&gt;&lt;keyword&gt;Centers for Medicare &amp;amp; Medicaid Services&lt;/keyword&gt;&lt;keyword&gt;HRSA&lt;/keyword&gt;&lt;keyword&gt;Health Resources and Services Administration&lt;/keyword&gt;&lt;keyword&gt;organ procurement&lt;/keyword&gt;&lt;keyword&gt;deceased donation&lt;/keyword&gt;&lt;/keywords&gt;&lt;dates&gt;&lt;year&gt;2023&lt;/year&gt;&lt;pub-dates&gt;&lt;date&gt;2023/08/30/&lt;/date&gt;&lt;/pub-dates&gt;&lt;/dates&gt;&lt;isbn&gt;1600-6135&lt;/isbn&gt;&lt;urls&gt;&lt;related-urls&gt;&lt;url&gt;https://www.sciencedirect.com/science/article/pii/S1600613523006585&lt;/url&gt;&lt;/related-urls&gt;&lt;/urls&gt;&lt;electronic-resource-num&gt;https://doi.org/10.1016/j.ajt.2023.08.020&lt;/electronic-resource-num&gt;&lt;/record&gt;&lt;/Cite&gt;&lt;/EndNote&gt;</w:instrText>
      </w:r>
      <w:r w:rsidR="00D12A69">
        <w:rPr>
          <w:rFonts w:ascii="Times New Roman" w:hAnsi="Times New Roman" w:cs="Times New Roman"/>
        </w:rPr>
        <w:fldChar w:fldCharType="separate"/>
      </w:r>
      <w:r w:rsidR="00D12A69" w:rsidRPr="00D12A69">
        <w:rPr>
          <w:rFonts w:ascii="Times New Roman" w:hAnsi="Times New Roman" w:cs="Times New Roman"/>
          <w:noProof/>
          <w:vertAlign w:val="superscript"/>
        </w:rPr>
        <w:t>1</w:t>
      </w:r>
      <w:r w:rsidR="00D12A69">
        <w:rPr>
          <w:rFonts w:ascii="Times New Roman" w:hAnsi="Times New Roman" w:cs="Times New Roman"/>
        </w:rPr>
        <w:fldChar w:fldCharType="end"/>
      </w:r>
      <w:r w:rsidR="00F67AD0" w:rsidRPr="00F67AD0">
        <w:rPr>
          <w:rFonts w:ascii="Times New Roman" w:hAnsi="Times New Roman" w:cs="Times New Roman"/>
        </w:rPr>
        <w:t xml:space="preserve"> </w:t>
      </w:r>
      <w:r w:rsidR="00C32037" w:rsidRPr="00F67AD0">
        <w:rPr>
          <w:rFonts w:ascii="Times New Roman" w:hAnsi="Times New Roman" w:cs="Times New Roman"/>
        </w:rPr>
        <w:t xml:space="preserve">These disparities </w:t>
      </w:r>
      <w:r w:rsidR="00C32037">
        <w:rPr>
          <w:rFonts w:ascii="Times New Roman" w:hAnsi="Times New Roman" w:cs="Times New Roman"/>
        </w:rPr>
        <w:t xml:space="preserve">significantly impact transplant centers' transplantation policies, behaviors, and, most importantly, </w:t>
      </w:r>
      <w:r w:rsidR="00C32037" w:rsidRPr="00F67AD0">
        <w:rPr>
          <w:rFonts w:ascii="Times New Roman" w:hAnsi="Times New Roman" w:cs="Times New Roman"/>
        </w:rPr>
        <w:t>patient outcomes.</w:t>
      </w:r>
      <w:r w:rsidR="004F13C6">
        <w:rPr>
          <w:rFonts w:ascii="Times New Roman" w:hAnsi="Times New Roman" w:cs="Times New Roman"/>
        </w:rPr>
        <w:fldChar w:fldCharType="begin">
          <w:fldData xml:space="preserve">PEVuZE5vdGU+PENpdGU+PEF1dGhvcj5XZWltZXI8L0F1dGhvcj48WWVhcj4yMDA3PC9ZZWFyPjxS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</w:fldData>
        </w:fldChar>
      </w:r>
      <w:r w:rsidR="00D12A69">
        <w:rPr>
          <w:rFonts w:ascii="Times New Roman" w:hAnsi="Times New Roman" w:cs="Times New Roman"/>
        </w:rPr>
        <w:instrText xml:space="preserve"> ADDIN EN.CITE </w:instrText>
      </w:r>
      <w:r w:rsidR="00D12A69">
        <w:rPr>
          <w:rFonts w:ascii="Times New Roman" w:hAnsi="Times New Roman" w:cs="Times New Roman"/>
        </w:rPr>
        <w:fldChar w:fldCharType="begin">
          <w:fldData xml:space="preserve">PEVuZE5vdGU+PENpdGU+PEF1dGhvcj5XZWltZXI8L0F1dGhvcj48WWVhcj4yMDA3PC9ZZWFyPjxS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</w:fldData>
        </w:fldChar>
      </w:r>
      <w:r w:rsidR="00D12A69">
        <w:rPr>
          <w:rFonts w:ascii="Times New Roman" w:hAnsi="Times New Roman" w:cs="Times New Roman"/>
        </w:rPr>
        <w:instrText xml:space="preserve"> ADDIN EN.CITE.DATA </w:instrText>
      </w:r>
      <w:r w:rsidR="00D12A69">
        <w:rPr>
          <w:rFonts w:ascii="Times New Roman" w:hAnsi="Times New Roman" w:cs="Times New Roman"/>
        </w:rPr>
      </w:r>
      <w:r w:rsidR="00D12A69">
        <w:rPr>
          <w:rFonts w:ascii="Times New Roman" w:hAnsi="Times New Roman" w:cs="Times New Roman"/>
        </w:rPr>
        <w:fldChar w:fldCharType="end"/>
      </w:r>
      <w:r w:rsidR="004F13C6">
        <w:rPr>
          <w:rFonts w:ascii="Times New Roman" w:hAnsi="Times New Roman" w:cs="Times New Roman"/>
        </w:rPr>
      </w:r>
      <w:r w:rsidR="004F13C6">
        <w:rPr>
          <w:rFonts w:ascii="Times New Roman" w:hAnsi="Times New Roman" w:cs="Times New Roman"/>
        </w:rPr>
        <w:fldChar w:fldCharType="separate"/>
      </w:r>
      <w:r w:rsidR="00D12A69" w:rsidRPr="00D12A69">
        <w:rPr>
          <w:rFonts w:ascii="Times New Roman" w:hAnsi="Times New Roman" w:cs="Times New Roman"/>
          <w:noProof/>
          <w:vertAlign w:val="superscript"/>
        </w:rPr>
        <w:t>2</w:t>
      </w:r>
      <w:r w:rsidR="004F13C6">
        <w:rPr>
          <w:rFonts w:ascii="Times New Roman" w:hAnsi="Times New Roman" w:cs="Times New Roman"/>
        </w:rPr>
        <w:fldChar w:fldCharType="end"/>
      </w:r>
    </w:p>
    <w:p w14:paraId="084F83C1" w14:textId="77777777" w:rsidR="00655D87" w:rsidRDefault="00655D87" w:rsidP="00CD26EB">
      <w:pPr>
        <w:spacing w:line="480" w:lineRule="auto"/>
        <w:rPr>
          <w:rFonts w:ascii="Times New Roman" w:hAnsi="Times New Roman" w:cs="Times New Roman"/>
        </w:rPr>
      </w:pPr>
    </w:p>
    <w:p w14:paraId="18D302B7" w14:textId="65A52744" w:rsidR="00C11F8D" w:rsidRDefault="003579BF" w:rsidP="00C11F8D">
      <w:pPr>
        <w:spacing w:line="480" w:lineRule="auto"/>
        <w:rPr>
          <w:rFonts w:ascii="Times New Roman" w:hAnsi="Times New Roman" w:cs="Times New Roman"/>
        </w:rPr>
      </w:pPr>
      <w:bookmarkStart w:id="6" w:name="_Hlk146321044"/>
      <w:r w:rsidRPr="00655D87">
        <w:rPr>
          <w:rFonts w:ascii="Times New Roman" w:hAnsi="Times New Roman" w:cs="Times New Roman"/>
        </w:rPr>
        <w:t xml:space="preserve">To address these concerns, the Centers for Medicare &amp; Medicaid Services (CMS) </w:t>
      </w:r>
      <w:r>
        <w:rPr>
          <w:rFonts w:ascii="Times New Roman" w:hAnsi="Times New Roman" w:cs="Times New Roman"/>
        </w:rPr>
        <w:t>implemented</w:t>
      </w:r>
      <w:r w:rsidRPr="00655D87">
        <w:rPr>
          <w:rFonts w:ascii="Times New Roman" w:hAnsi="Times New Roman" w:cs="Times New Roman"/>
        </w:rPr>
        <w:t xml:space="preserve"> objective metrics to gauge OPO productivity. Concurrently, bodies like the Organ Procurement and Transplantation Network (OPTN) and the United Network for Organ Sharing (UNOS) have advocated for increased transparency within OPOs. </w:t>
      </w:r>
      <w:bookmarkStart w:id="7" w:name="_Hlk146321385"/>
      <w:bookmarkEnd w:id="6"/>
      <w:r w:rsidR="007A7AC2">
        <w:rPr>
          <w:rFonts w:ascii="Times New Roman" w:hAnsi="Times New Roman" w:cs="Times New Roman"/>
        </w:rPr>
        <w:t>T</w:t>
      </w:r>
      <w:r w:rsidR="007A7AC2" w:rsidRPr="00655D87">
        <w:rPr>
          <w:rFonts w:ascii="Times New Roman" w:hAnsi="Times New Roman" w:cs="Times New Roman"/>
        </w:rPr>
        <w:t xml:space="preserve">he OPTN Modernization Initiative of 2023 </w:t>
      </w:r>
      <w:r w:rsidR="007A7AC2">
        <w:rPr>
          <w:rFonts w:ascii="Times New Roman" w:hAnsi="Times New Roman" w:cs="Times New Roman"/>
        </w:rPr>
        <w:t>formalized these entreaties while emphasizing its</w:t>
      </w:r>
      <w:r w:rsidR="007A7AC2" w:rsidRPr="00655D87">
        <w:rPr>
          <w:rFonts w:ascii="Times New Roman" w:hAnsi="Times New Roman" w:cs="Times New Roman"/>
        </w:rPr>
        <w:t xml:space="preserve"> urgency.</w:t>
      </w:r>
      <w:bookmarkEnd w:id="7"/>
      <w:r w:rsidR="003F2BA6">
        <w:rPr>
          <w:rFonts w:ascii="Times New Roman" w:hAnsi="Times New Roman" w:cs="Times New Roman"/>
        </w:rPr>
        <w:fldChar w:fldCharType="begin"/>
      </w:r>
      <w:r w:rsidR="003F2BA6">
        <w:rPr>
          <w:rFonts w:ascii="Times New Roman" w:hAnsi="Times New Roman" w:cs="Times New Roman"/>
        </w:rPr>
        <w:instrText xml:space="preserve"> ADDIN EN.CITE &lt;EndNote&gt;&lt;Cite&gt;&lt;Author&gt;Services&lt;/Author&gt;&lt;Year&gt;2023&lt;/Year&gt;&lt;RecNum&gt;1519&lt;/RecNum&gt;&lt;DisplayText&gt;&lt;style face="superscript"&gt;3&lt;/style&gt;&lt;/DisplayText&gt;&lt;record&gt;&lt;rec-number&gt;1519&lt;/rec-number&gt;&lt;foreign-keys&gt;&lt;key app="EN" db-id="dx9prs2e7ztr0ie5v9sprvs8atxfxx9s5zde" timestamp="1695258874"&gt;1519&lt;/key&gt;&lt;/foreign-keys&gt;&lt;ref-type name="Press Release"&gt;63&lt;/ref-type&gt;&lt;contributors&gt;&lt;authors&gt;&lt;author&gt;Department of Health and Human Services&lt;/author&gt;&lt;/authors&gt;&lt;/contributors&gt;&lt;titles&gt;&lt;title&gt;HRSA Announces Organ Procurement and Transplantation Network Modernization Initiative &lt;/title&gt;&lt;/titles&gt;&lt;dates&gt;&lt;year&gt;2023&lt;/year&gt;&lt;pub-dates&gt;&lt;date&gt;3/22/2023&lt;/date&gt;&lt;/pub-dates&gt;&lt;/dates&gt;&lt;pub-location&gt;Washington DC&lt;/pub-location&gt;&lt;urls&gt;&lt;/urls&gt;&lt;/record&gt;&lt;/Cite&gt;&lt;/EndNote&gt;</w:instrText>
      </w:r>
      <w:r w:rsidR="003F2BA6">
        <w:rPr>
          <w:rFonts w:ascii="Times New Roman" w:hAnsi="Times New Roman" w:cs="Times New Roman"/>
        </w:rPr>
        <w:fldChar w:fldCharType="separate"/>
      </w:r>
      <w:r w:rsidR="003F2BA6" w:rsidRPr="003F2BA6">
        <w:rPr>
          <w:rFonts w:ascii="Times New Roman" w:hAnsi="Times New Roman" w:cs="Times New Roman"/>
          <w:noProof/>
          <w:vertAlign w:val="superscript"/>
        </w:rPr>
        <w:t>3</w:t>
      </w:r>
      <w:r w:rsidR="003F2BA6">
        <w:rPr>
          <w:rFonts w:ascii="Times New Roman" w:hAnsi="Times New Roman" w:cs="Times New Roman"/>
        </w:rPr>
        <w:fldChar w:fldCharType="end"/>
      </w:r>
      <w:r w:rsidR="003F2BA6">
        <w:rPr>
          <w:rFonts w:ascii="Times New Roman" w:hAnsi="Times New Roman" w:cs="Times New Roman"/>
        </w:rPr>
        <w:t xml:space="preserve"> </w:t>
      </w:r>
      <w:bookmarkStart w:id="8" w:name="_Hlk146321070"/>
      <w:r w:rsidR="001C29D5" w:rsidRPr="00655D87">
        <w:rPr>
          <w:rFonts w:ascii="Times New Roman" w:hAnsi="Times New Roman" w:cs="Times New Roman"/>
        </w:rPr>
        <w:t>Yet, despite these concerted efforts</w:t>
      </w:r>
      <w:r w:rsidR="001C29D5">
        <w:rPr>
          <w:rFonts w:ascii="Times New Roman" w:hAnsi="Times New Roman" w:cs="Times New Roman"/>
        </w:rPr>
        <w:t xml:space="preserve"> </w:t>
      </w:r>
      <w:r w:rsidR="001C29D5" w:rsidRPr="00655D87">
        <w:rPr>
          <w:rFonts w:ascii="Times New Roman" w:hAnsi="Times New Roman" w:cs="Times New Roman"/>
        </w:rPr>
        <w:t>a glaring void persists.</w:t>
      </w:r>
      <w:r w:rsidR="001C29D5">
        <w:rPr>
          <w:rFonts w:ascii="Times New Roman" w:hAnsi="Times New Roman" w:cs="Times New Roman"/>
        </w:rPr>
        <w:t xml:space="preserve"> </w:t>
      </w:r>
      <w:r w:rsidR="00155CDE" w:rsidRPr="00655D87">
        <w:rPr>
          <w:rFonts w:ascii="Times New Roman" w:hAnsi="Times New Roman" w:cs="Times New Roman"/>
        </w:rPr>
        <w:t xml:space="preserve">The precise clinical practices, </w:t>
      </w:r>
      <w:r w:rsidR="00155CDE">
        <w:rPr>
          <w:rFonts w:ascii="Times New Roman" w:hAnsi="Times New Roman" w:cs="Times New Roman"/>
        </w:rPr>
        <w:t>specifically</w:t>
      </w:r>
      <w:r w:rsidR="00155CDE" w:rsidRPr="00655D87">
        <w:rPr>
          <w:rFonts w:ascii="Times New Roman" w:hAnsi="Times New Roman" w:cs="Times New Roman"/>
        </w:rPr>
        <w:t xml:space="preserve"> the pivotal </w:t>
      </w:r>
      <w:commentRangeStart w:id="9"/>
      <w:commentRangeStart w:id="10"/>
      <w:r w:rsidR="00155CDE" w:rsidRPr="00655D87">
        <w:rPr>
          <w:rFonts w:ascii="Times New Roman" w:hAnsi="Times New Roman" w:cs="Times New Roman"/>
        </w:rPr>
        <w:t xml:space="preserve">clinical triggers </w:t>
      </w:r>
      <w:commentRangeEnd w:id="9"/>
      <w:r w:rsidR="006C2C31">
        <w:rPr>
          <w:rStyle w:val="CommentReference"/>
        </w:rPr>
        <w:commentReference w:id="9"/>
      </w:r>
      <w:commentRangeEnd w:id="10"/>
      <w:r w:rsidR="00347E9C">
        <w:rPr>
          <w:rStyle w:val="CommentReference"/>
        </w:rPr>
        <w:commentReference w:id="10"/>
      </w:r>
      <w:r w:rsidR="00155CDE" w:rsidRPr="00655D87">
        <w:rPr>
          <w:rFonts w:ascii="Times New Roman" w:hAnsi="Times New Roman" w:cs="Times New Roman"/>
        </w:rPr>
        <w:t xml:space="preserve">for organ referrals, </w:t>
      </w:r>
      <w:r w:rsidR="00155CDE">
        <w:rPr>
          <w:rFonts w:ascii="Times New Roman" w:hAnsi="Times New Roman" w:cs="Times New Roman"/>
        </w:rPr>
        <w:t xml:space="preserve">have remained shrouded in mystery </w:t>
      </w:r>
      <w:r w:rsidR="00155CDE" w:rsidRPr="00655D87">
        <w:rPr>
          <w:rFonts w:ascii="Times New Roman" w:hAnsi="Times New Roman" w:cs="Times New Roman"/>
        </w:rPr>
        <w:t>due to the scarcity of publicly accessible data</w:t>
      </w:r>
      <w:bookmarkEnd w:id="8"/>
      <w:r w:rsidR="00155CDE">
        <w:rPr>
          <w:rFonts w:ascii="Times New Roman" w:hAnsi="Times New Roman" w:cs="Times New Roman"/>
        </w:rPr>
        <w:t>.</w:t>
      </w:r>
      <w:r w:rsidR="00202296">
        <w:rPr>
          <w:rFonts w:ascii="Times New Roman" w:hAnsi="Times New Roman" w:cs="Times New Roman"/>
        </w:rPr>
        <w:fldChar w:fldCharType="begin">
          <w:fldData xml:space="preserve">PEVuZE5vdGU+PENpdGU+PEF1dGhvcj5LYXNpc2tlPC9BdXRob3I+PFllYXI+MjAxNjwvWWVhcj48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==
</w:fldData>
        </w:fldChar>
      </w:r>
      <w:r w:rsidR="00202296">
        <w:rPr>
          <w:rFonts w:ascii="Times New Roman" w:hAnsi="Times New Roman" w:cs="Times New Roman"/>
        </w:rPr>
        <w:instrText xml:space="preserve"> ADDIN EN.CITE </w:instrText>
      </w:r>
      <w:r w:rsidR="00202296">
        <w:rPr>
          <w:rFonts w:ascii="Times New Roman" w:hAnsi="Times New Roman" w:cs="Times New Roman"/>
        </w:rPr>
        <w:fldChar w:fldCharType="begin">
          <w:fldData xml:space="preserve">PEVuZE5vdGU+PENpdGU+PEF1dGhvcj5LYXNpc2tlPC9BdXRob3I+PFllYXI+MjAxNjwvWWVhcj48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==
</w:fldData>
        </w:fldChar>
      </w:r>
      <w:r w:rsidR="00202296">
        <w:rPr>
          <w:rFonts w:ascii="Times New Roman" w:hAnsi="Times New Roman" w:cs="Times New Roman"/>
        </w:rPr>
        <w:instrText xml:space="preserve"> ADDIN EN.CITE.DATA </w:instrText>
      </w:r>
      <w:r w:rsidR="00202296">
        <w:rPr>
          <w:rFonts w:ascii="Times New Roman" w:hAnsi="Times New Roman" w:cs="Times New Roman"/>
        </w:rPr>
      </w:r>
      <w:r w:rsidR="00202296">
        <w:rPr>
          <w:rFonts w:ascii="Times New Roman" w:hAnsi="Times New Roman" w:cs="Times New Roman"/>
        </w:rPr>
        <w:fldChar w:fldCharType="end"/>
      </w:r>
      <w:r w:rsidR="00202296">
        <w:rPr>
          <w:rFonts w:ascii="Times New Roman" w:hAnsi="Times New Roman" w:cs="Times New Roman"/>
        </w:rPr>
      </w:r>
      <w:r w:rsidR="00202296">
        <w:rPr>
          <w:rFonts w:ascii="Times New Roman" w:hAnsi="Times New Roman" w:cs="Times New Roman"/>
        </w:rPr>
        <w:fldChar w:fldCharType="separate"/>
      </w:r>
      <w:r w:rsidR="00202296" w:rsidRPr="00202296">
        <w:rPr>
          <w:rFonts w:ascii="Times New Roman" w:hAnsi="Times New Roman" w:cs="Times New Roman"/>
          <w:noProof/>
          <w:vertAlign w:val="superscript"/>
        </w:rPr>
        <w:t>4</w:t>
      </w:r>
      <w:r w:rsidR="00202296">
        <w:rPr>
          <w:rFonts w:ascii="Times New Roman" w:hAnsi="Times New Roman" w:cs="Times New Roman"/>
        </w:rPr>
        <w:fldChar w:fldCharType="end"/>
      </w:r>
      <w:r w:rsidR="00FF5022">
        <w:rPr>
          <w:rFonts w:ascii="Times New Roman" w:hAnsi="Times New Roman" w:cs="Times New Roman"/>
        </w:rPr>
        <w:t xml:space="preserve"> </w:t>
      </w:r>
      <w:r w:rsidR="00FF5022" w:rsidRPr="00655D87">
        <w:rPr>
          <w:rFonts w:ascii="Times New Roman" w:hAnsi="Times New Roman" w:cs="Times New Roman"/>
        </w:rPr>
        <w:t xml:space="preserve">This lack of clarity </w:t>
      </w:r>
      <w:r w:rsidR="00FF5022">
        <w:rPr>
          <w:rFonts w:ascii="Times New Roman" w:hAnsi="Times New Roman" w:cs="Times New Roman"/>
        </w:rPr>
        <w:t xml:space="preserve">has masked the </w:t>
      </w:r>
      <w:r w:rsidR="00FF5022" w:rsidRPr="00655D87">
        <w:rPr>
          <w:rFonts w:ascii="Times New Roman" w:hAnsi="Times New Roman" w:cs="Times New Roman"/>
        </w:rPr>
        <w:t>potential inefficiencies</w:t>
      </w:r>
      <w:r w:rsidR="00FF5022">
        <w:rPr>
          <w:rFonts w:ascii="Times New Roman" w:hAnsi="Times New Roman" w:cs="Times New Roman"/>
        </w:rPr>
        <w:t xml:space="preserve"> and</w:t>
      </w:r>
      <w:r w:rsidR="00FF5022" w:rsidRPr="00655D87">
        <w:rPr>
          <w:rFonts w:ascii="Times New Roman" w:hAnsi="Times New Roman" w:cs="Times New Roman"/>
        </w:rPr>
        <w:t xml:space="preserve"> disparities</w:t>
      </w:r>
      <w:r w:rsidR="00FF5022">
        <w:rPr>
          <w:rFonts w:ascii="Times New Roman" w:hAnsi="Times New Roman" w:cs="Times New Roman"/>
        </w:rPr>
        <w:t xml:space="preserve"> of the organ donation process while most importantly, </w:t>
      </w:r>
      <w:r w:rsidR="00FF5022" w:rsidRPr="00655D87">
        <w:rPr>
          <w:rFonts w:ascii="Times New Roman" w:hAnsi="Times New Roman" w:cs="Times New Roman"/>
        </w:rPr>
        <w:t xml:space="preserve"> </w:t>
      </w:r>
      <w:r w:rsidR="00FF5022">
        <w:rPr>
          <w:rFonts w:ascii="Times New Roman" w:hAnsi="Times New Roman" w:cs="Times New Roman"/>
        </w:rPr>
        <w:t xml:space="preserve">obscuring </w:t>
      </w:r>
      <w:r w:rsidR="00FF5022" w:rsidRPr="00655D87">
        <w:rPr>
          <w:rFonts w:ascii="Times New Roman" w:hAnsi="Times New Roman" w:cs="Times New Roman"/>
        </w:rPr>
        <w:t xml:space="preserve">opportunities for </w:t>
      </w:r>
      <w:r w:rsidR="00FF5022">
        <w:rPr>
          <w:rFonts w:ascii="Times New Roman" w:hAnsi="Times New Roman" w:cs="Times New Roman"/>
        </w:rPr>
        <w:t>refinement of</w:t>
      </w:r>
      <w:r w:rsidR="00FF5022" w:rsidRPr="00655D87">
        <w:rPr>
          <w:rFonts w:ascii="Times New Roman" w:hAnsi="Times New Roman" w:cs="Times New Roman"/>
        </w:rPr>
        <w:t xml:space="preserve"> the organ procurement process.</w:t>
      </w:r>
    </w:p>
    <w:p w14:paraId="505D82DA" w14:textId="721BEABD" w:rsidR="00D772CA" w:rsidRDefault="00D772CA" w:rsidP="00CD26EB">
      <w:pPr>
        <w:spacing w:line="480" w:lineRule="auto"/>
        <w:rPr>
          <w:rFonts w:ascii="Times New Roman" w:hAnsi="Times New Roman" w:cs="Times New Roman"/>
        </w:rPr>
      </w:pPr>
    </w:p>
    <w:p w14:paraId="353CCA86" w14:textId="1BE1065F" w:rsidR="001A182D" w:rsidRDefault="001A182D" w:rsidP="001A182D">
      <w:pPr>
        <w:spacing w:line="480" w:lineRule="auto"/>
        <w:contextualSpacing/>
        <w:rPr>
          <w:rFonts w:ascii="Times New Roman" w:hAnsi="Times New Roman" w:cs="Times New Roman"/>
        </w:rPr>
      </w:pPr>
      <w:r>
        <w:rPr>
          <w:rFonts w:ascii="Times New Roman" w:hAnsi="Times New Roman" w:cs="Times New Roman"/>
        </w:rPr>
        <w:t>Previous efforts have taken aim at improving the national framework that governs OPOs without assessing or discussing the minutia of OPO operations such as their clinical triggers.</w:t>
      </w:r>
      <w:r w:rsidR="00713027">
        <w:rPr>
          <w:rFonts w:ascii="Times New Roman" w:hAnsi="Times New Roman" w:cs="Times New Roman"/>
        </w:rPr>
        <w:fldChar w:fldCharType="begin">
          <w:fldData xml:space="preserve">PEVuZE5vdGU+PENpdGU+PEF1dGhvcj5XaWNjbGFpcjwvQXV0aG9yPjxZZWFyPjIwMDQ8L1llYXI+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</w:fldData>
        </w:fldChar>
      </w:r>
      <w:r w:rsidR="009E12F8">
        <w:rPr>
          <w:rFonts w:ascii="Times New Roman" w:hAnsi="Times New Roman" w:cs="Times New Roman"/>
        </w:rPr>
        <w:instrText xml:space="preserve"> ADDIN EN.CITE </w:instrText>
      </w:r>
      <w:r w:rsidR="009E12F8">
        <w:rPr>
          <w:rFonts w:ascii="Times New Roman" w:hAnsi="Times New Roman" w:cs="Times New Roman"/>
        </w:rPr>
        <w:fldChar w:fldCharType="begin">
          <w:fldData xml:space="preserve">PEVuZE5vdGU+PENpdGU+PEF1dGhvcj5XaWNjbGFpcjwvQXV0aG9yPjxZZWFyPjIwMDQ8L1llYXI+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</w:fldData>
        </w:fldChar>
      </w:r>
      <w:r w:rsidR="009E12F8">
        <w:rPr>
          <w:rFonts w:ascii="Times New Roman" w:hAnsi="Times New Roman" w:cs="Times New Roman"/>
        </w:rPr>
        <w:instrText xml:space="preserve"> ADDIN EN.CITE.DATA </w:instrText>
      </w:r>
      <w:r w:rsidR="009E12F8">
        <w:rPr>
          <w:rFonts w:ascii="Times New Roman" w:hAnsi="Times New Roman" w:cs="Times New Roman"/>
        </w:rPr>
      </w:r>
      <w:r w:rsidR="009E12F8">
        <w:rPr>
          <w:rFonts w:ascii="Times New Roman" w:hAnsi="Times New Roman" w:cs="Times New Roman"/>
        </w:rPr>
        <w:fldChar w:fldCharType="end"/>
      </w:r>
      <w:r w:rsidR="00713027">
        <w:rPr>
          <w:rFonts w:ascii="Times New Roman" w:hAnsi="Times New Roman" w:cs="Times New Roman"/>
        </w:rPr>
      </w:r>
      <w:r w:rsidR="00713027">
        <w:rPr>
          <w:rFonts w:ascii="Times New Roman" w:hAnsi="Times New Roman" w:cs="Times New Roman"/>
        </w:rPr>
        <w:fldChar w:fldCharType="separate"/>
      </w:r>
      <w:r w:rsidR="009E12F8" w:rsidRPr="009E12F8">
        <w:rPr>
          <w:rFonts w:ascii="Times New Roman" w:hAnsi="Times New Roman" w:cs="Times New Roman"/>
          <w:noProof/>
          <w:vertAlign w:val="superscript"/>
        </w:rPr>
        <w:t>5-7</w:t>
      </w:r>
      <w:r w:rsidR="00713027">
        <w:rPr>
          <w:rFonts w:ascii="Times New Roman" w:hAnsi="Times New Roman" w:cs="Times New Roman"/>
        </w:rPr>
        <w:fldChar w:fldCharType="end"/>
      </w:r>
      <w:r>
        <w:rPr>
          <w:rFonts w:ascii="Times New Roman" w:hAnsi="Times New Roman" w:cs="Times New Roman"/>
        </w:rPr>
        <w:t xml:space="preserve"> </w:t>
      </w:r>
      <w:r w:rsidRPr="00D772CA">
        <w:rPr>
          <w:rFonts w:ascii="Times New Roman" w:hAnsi="Times New Roman" w:cs="Times New Roman"/>
        </w:rPr>
        <w:t xml:space="preserve">The limited literature </w:t>
      </w:r>
      <w:r>
        <w:rPr>
          <w:rFonts w:ascii="Times New Roman" w:hAnsi="Times New Roman" w:cs="Times New Roman"/>
        </w:rPr>
        <w:t>that does exist fails to provide a</w:t>
      </w:r>
      <w:r w:rsidRPr="00D772CA">
        <w:rPr>
          <w:rFonts w:ascii="Times New Roman" w:hAnsi="Times New Roman" w:cs="Times New Roman"/>
        </w:rPr>
        <w:t xml:space="preserve"> comprehensive</w:t>
      </w:r>
      <w:r>
        <w:rPr>
          <w:rFonts w:ascii="Times New Roman" w:hAnsi="Times New Roman" w:cs="Times New Roman"/>
        </w:rPr>
        <w:t xml:space="preserve"> comparison of OPO operations and protocols. T</w:t>
      </w:r>
      <w:r w:rsidRPr="00D772CA">
        <w:rPr>
          <w:rFonts w:ascii="Times New Roman" w:hAnsi="Times New Roman" w:cs="Times New Roman"/>
        </w:rPr>
        <w:t xml:space="preserve">his study </w:t>
      </w:r>
      <w:r>
        <w:rPr>
          <w:rFonts w:ascii="Times New Roman" w:hAnsi="Times New Roman" w:cs="Times New Roman"/>
        </w:rPr>
        <w:t xml:space="preserve">shines light on the previously unreported topic by </w:t>
      </w:r>
      <w:proofErr w:type="gramStart"/>
      <w:r>
        <w:rPr>
          <w:rFonts w:ascii="Times New Roman" w:hAnsi="Times New Roman" w:cs="Times New Roman"/>
        </w:rPr>
        <w:t>providing</w:t>
      </w:r>
      <w:proofErr w:type="gramEnd"/>
      <w:r>
        <w:rPr>
          <w:rFonts w:ascii="Times New Roman" w:hAnsi="Times New Roman" w:cs="Times New Roman"/>
        </w:rPr>
        <w:t xml:space="preserve"> a complete</w:t>
      </w:r>
      <w:r w:rsidRPr="00D772CA">
        <w:rPr>
          <w:rFonts w:ascii="Times New Roman" w:hAnsi="Times New Roman" w:cs="Times New Roman"/>
        </w:rPr>
        <w:t xml:space="preserve"> and granular view of the current state of clinical practices</w:t>
      </w:r>
      <w:r w:rsidRPr="0014219A">
        <w:rPr>
          <w:rFonts w:ascii="Times New Roman" w:hAnsi="Times New Roman" w:cs="Times New Roman"/>
        </w:rPr>
        <w:t xml:space="preserve"> </w:t>
      </w:r>
      <w:r>
        <w:rPr>
          <w:rFonts w:ascii="Times New Roman" w:hAnsi="Times New Roman" w:cs="Times New Roman"/>
        </w:rPr>
        <w:t>b</w:t>
      </w:r>
      <w:r w:rsidRPr="00D772CA">
        <w:rPr>
          <w:rFonts w:ascii="Times New Roman" w:hAnsi="Times New Roman" w:cs="Times New Roman"/>
        </w:rPr>
        <w:t xml:space="preserve">y analyzing the </w:t>
      </w:r>
      <w:commentRangeStart w:id="11"/>
      <w:commentRangeStart w:id="12"/>
      <w:r w:rsidRPr="00D772CA">
        <w:rPr>
          <w:rFonts w:ascii="Times New Roman" w:hAnsi="Times New Roman" w:cs="Times New Roman"/>
        </w:rPr>
        <w:t xml:space="preserve">clinical triggers </w:t>
      </w:r>
      <w:commentRangeEnd w:id="11"/>
      <w:r w:rsidR="006C2C31">
        <w:rPr>
          <w:rStyle w:val="CommentReference"/>
        </w:rPr>
        <w:commentReference w:id="11"/>
      </w:r>
      <w:commentRangeEnd w:id="12"/>
      <w:r w:rsidR="00347E9C">
        <w:rPr>
          <w:rStyle w:val="CommentReference"/>
        </w:rPr>
        <w:commentReference w:id="12"/>
      </w:r>
      <w:r w:rsidRPr="00D772CA">
        <w:rPr>
          <w:rFonts w:ascii="Times New Roman" w:hAnsi="Times New Roman" w:cs="Times New Roman"/>
        </w:rPr>
        <w:t xml:space="preserve">employed across </w:t>
      </w:r>
      <w:r>
        <w:rPr>
          <w:rFonts w:ascii="Times New Roman" w:hAnsi="Times New Roman" w:cs="Times New Roman"/>
        </w:rPr>
        <w:t xml:space="preserve">all </w:t>
      </w:r>
      <w:r w:rsidRPr="00D772CA">
        <w:rPr>
          <w:rFonts w:ascii="Times New Roman" w:hAnsi="Times New Roman" w:cs="Times New Roman"/>
        </w:rPr>
        <w:t>OPOs</w:t>
      </w:r>
      <w:r>
        <w:rPr>
          <w:rFonts w:ascii="Times New Roman" w:hAnsi="Times New Roman" w:cs="Times New Roman"/>
        </w:rPr>
        <w:t xml:space="preserve">. </w:t>
      </w:r>
      <w:r w:rsidR="00347E9C" w:rsidRPr="00347E9C">
        <w:rPr>
          <w:rFonts w:ascii="Times New Roman" w:hAnsi="Times New Roman" w:cs="Times New Roman"/>
        </w:rPr>
        <w:t xml:space="preserve">The primary </w:t>
      </w:r>
      <w:proofErr w:type="gramStart"/>
      <w:r w:rsidR="00347E9C" w:rsidRPr="00347E9C">
        <w:rPr>
          <w:rFonts w:ascii="Times New Roman" w:hAnsi="Times New Roman" w:cs="Times New Roman"/>
        </w:rPr>
        <w:t>objective</w:t>
      </w:r>
      <w:proofErr w:type="gramEnd"/>
      <w:r w:rsidR="00347E9C" w:rsidRPr="00347E9C">
        <w:rPr>
          <w:rFonts w:ascii="Times New Roman" w:hAnsi="Times New Roman" w:cs="Times New Roman"/>
        </w:rPr>
        <w:t xml:space="preserve"> of our study is to describe and analyze the </w:t>
      </w:r>
      <w:r w:rsidR="00347E9C" w:rsidRPr="00347E9C">
        <w:rPr>
          <w:rFonts w:ascii="Times New Roman" w:hAnsi="Times New Roman" w:cs="Times New Roman"/>
        </w:rPr>
        <w:lastRenderedPageBreak/>
        <w:t xml:space="preserve">variability in practices across </w:t>
      </w:r>
      <w:r w:rsidR="00347E9C">
        <w:rPr>
          <w:rFonts w:ascii="Times New Roman" w:hAnsi="Times New Roman" w:cs="Times New Roman"/>
        </w:rPr>
        <w:t>OPOs</w:t>
      </w:r>
      <w:r w:rsidR="00347E9C" w:rsidRPr="00347E9C">
        <w:rPr>
          <w:rFonts w:ascii="Times New Roman" w:hAnsi="Times New Roman" w:cs="Times New Roman"/>
        </w:rPr>
        <w:t xml:space="preserve">, with the aim of informing evidence-based recommendations that can enhance organ procurement processes and patient care outcomes. We hypothesize that these variable practices contribute to the varying results </w:t>
      </w:r>
      <w:proofErr w:type="gramStart"/>
      <w:r w:rsidR="00347E9C" w:rsidRPr="00347E9C">
        <w:rPr>
          <w:rFonts w:ascii="Times New Roman" w:hAnsi="Times New Roman" w:cs="Times New Roman"/>
        </w:rPr>
        <w:t>observed</w:t>
      </w:r>
      <w:proofErr w:type="gramEnd"/>
      <w:r w:rsidR="00347E9C" w:rsidRPr="00347E9C">
        <w:rPr>
          <w:rFonts w:ascii="Times New Roman" w:hAnsi="Times New Roman" w:cs="Times New Roman"/>
        </w:rPr>
        <w:t>, and as transplantation medicine continues to advance, demanding precision at every stage, it becomes increasingly essential to understand and refine these foundational processes.</w:t>
      </w:r>
    </w:p>
    <w:p w14:paraId="31ABCF21" w14:textId="77777777" w:rsidR="000D1AC6" w:rsidRPr="00510B3C" w:rsidRDefault="000D1AC6" w:rsidP="008F2BFB">
      <w:pPr>
        <w:spacing w:line="480" w:lineRule="auto"/>
        <w:contextualSpacing/>
        <w:rPr>
          <w:rFonts w:ascii="Times New Roman" w:hAnsi="Times New Roman" w:cs="Times New Roman"/>
          <w:b/>
          <w:bCs/>
        </w:rPr>
      </w:pPr>
    </w:p>
    <w:p w14:paraId="609A2A8B" w14:textId="33C20C92" w:rsidR="00275225" w:rsidRPr="00510B3C" w:rsidRDefault="00D07210" w:rsidP="008F2BFB">
      <w:pPr>
        <w:spacing w:line="480" w:lineRule="auto"/>
        <w:contextualSpacing/>
        <w:rPr>
          <w:rFonts w:ascii="Times New Roman" w:hAnsi="Times New Roman" w:cs="Times New Roman"/>
        </w:rPr>
      </w:pPr>
      <w:r w:rsidRPr="00EC479D">
        <w:rPr>
          <w:rFonts w:ascii="Times New Roman" w:hAnsi="Times New Roman" w:cs="Times New Roman"/>
        </w:rPr>
        <w:t>METHODS</w:t>
      </w:r>
    </w:p>
    <w:p w14:paraId="3A92CF61" w14:textId="0C6EAFEB" w:rsidR="0015749D" w:rsidRDefault="0036720B" w:rsidP="0036720B">
      <w:pPr>
        <w:spacing w:line="480" w:lineRule="auto"/>
        <w:contextualSpacing/>
        <w:rPr>
          <w:rFonts w:ascii="Times New Roman" w:hAnsi="Times New Roman" w:cs="Times New Roman"/>
          <w:i/>
          <w:iCs/>
        </w:rPr>
      </w:pPr>
      <w:r w:rsidRPr="00510B3C">
        <w:rPr>
          <w:rFonts w:ascii="Times New Roman" w:hAnsi="Times New Roman" w:cs="Times New Roman"/>
          <w:i/>
          <w:iCs/>
        </w:rPr>
        <w:t xml:space="preserve">Data </w:t>
      </w:r>
      <w:commentRangeStart w:id="13"/>
      <w:r w:rsidRPr="00510B3C">
        <w:rPr>
          <w:rFonts w:ascii="Times New Roman" w:hAnsi="Times New Roman" w:cs="Times New Roman"/>
          <w:i/>
          <w:iCs/>
        </w:rPr>
        <w:t>Collection</w:t>
      </w:r>
      <w:commentRangeEnd w:id="13"/>
      <w:r w:rsidR="001754C9">
        <w:rPr>
          <w:rStyle w:val="CommentReference"/>
        </w:rPr>
        <w:commentReference w:id="13"/>
      </w:r>
      <w:r w:rsidRPr="00510B3C">
        <w:rPr>
          <w:rFonts w:ascii="Times New Roman" w:hAnsi="Times New Roman" w:cs="Times New Roman"/>
          <w:i/>
          <w:iCs/>
        </w:rPr>
        <w:t>:</w:t>
      </w:r>
    </w:p>
    <w:p w14:paraId="0E088553" w14:textId="4188792F" w:rsidR="00F8104C" w:rsidRDefault="00437A76" w:rsidP="00F8104C">
      <w:pPr>
        <w:spacing w:line="480" w:lineRule="auto"/>
        <w:contextualSpacing/>
        <w:rPr>
          <w:rFonts w:ascii="Times New Roman" w:hAnsi="Times New Roman" w:cs="Times New Roman"/>
        </w:rPr>
      </w:pPr>
      <w:r>
        <w:rPr>
          <w:rFonts w:ascii="Times New Roman" w:hAnsi="Times New Roman" w:cs="Times New Roman"/>
        </w:rPr>
        <w:t>W</w:t>
      </w:r>
      <w:r w:rsidR="00F8104C" w:rsidRPr="00F8104C">
        <w:rPr>
          <w:rFonts w:ascii="Times New Roman" w:hAnsi="Times New Roman" w:cs="Times New Roman"/>
        </w:rPr>
        <w:t xml:space="preserve">e gathered data from various sources to analyze the clinical triggers used by </w:t>
      </w:r>
      <w:r w:rsidR="00C71FE6">
        <w:rPr>
          <w:rFonts w:ascii="Times New Roman" w:hAnsi="Times New Roman" w:cs="Times New Roman"/>
        </w:rPr>
        <w:t>OPOs.</w:t>
      </w:r>
      <w:r w:rsidR="00F8104C" w:rsidRPr="00F8104C">
        <w:rPr>
          <w:rFonts w:ascii="Times New Roman" w:hAnsi="Times New Roman" w:cs="Times New Roman"/>
        </w:rPr>
        <w:t xml:space="preserve"> We reached out to hospital staff within OPO regions, reviewed information from OPO websites, and conducted thorough Google searches, which included academic presentations and hospital policies related to clinical triggers and organ donation. The data collection process </w:t>
      </w:r>
      <w:proofErr w:type="gramStart"/>
      <w:r w:rsidR="00F8104C" w:rsidRPr="00F8104C">
        <w:rPr>
          <w:rFonts w:ascii="Times New Roman" w:hAnsi="Times New Roman" w:cs="Times New Roman"/>
        </w:rPr>
        <w:t>is detailed</w:t>
      </w:r>
      <w:proofErr w:type="gramEnd"/>
      <w:r w:rsidR="00F8104C" w:rsidRPr="00F8104C">
        <w:rPr>
          <w:rFonts w:ascii="Times New Roman" w:hAnsi="Times New Roman" w:cs="Times New Roman"/>
        </w:rPr>
        <w:t xml:space="preserve"> in Figure 1.</w:t>
      </w:r>
    </w:p>
    <w:p w14:paraId="136A845D" w14:textId="77777777" w:rsidR="00F8104C" w:rsidRPr="00F8104C" w:rsidRDefault="00F8104C" w:rsidP="00F8104C">
      <w:pPr>
        <w:spacing w:line="480" w:lineRule="auto"/>
        <w:contextualSpacing/>
        <w:rPr>
          <w:rFonts w:ascii="Times New Roman" w:hAnsi="Times New Roman" w:cs="Times New Roman"/>
        </w:rPr>
      </w:pPr>
    </w:p>
    <w:p w14:paraId="77EF881B" w14:textId="77777777" w:rsidR="00F8104C" w:rsidRDefault="00F8104C" w:rsidP="00F8104C">
      <w:pPr>
        <w:spacing w:line="480" w:lineRule="auto"/>
        <w:contextualSpacing/>
        <w:rPr>
          <w:rFonts w:ascii="Times New Roman" w:hAnsi="Times New Roman" w:cs="Times New Roman"/>
        </w:rPr>
      </w:pPr>
      <w:r w:rsidRPr="00F8104C">
        <w:rPr>
          <w:rFonts w:ascii="Times New Roman" w:hAnsi="Times New Roman" w:cs="Times New Roman"/>
        </w:rPr>
        <w:t xml:space="preserve">We then recorded our interactions with each OPO, classifying the communications into positive data-sharing conversations, instances of no response, and refusals to communicate or share data. These interactions </w:t>
      </w:r>
      <w:proofErr w:type="gramStart"/>
      <w:r w:rsidRPr="00F8104C">
        <w:rPr>
          <w:rFonts w:ascii="Times New Roman" w:hAnsi="Times New Roman" w:cs="Times New Roman"/>
        </w:rPr>
        <w:t>are categorized</w:t>
      </w:r>
      <w:proofErr w:type="gramEnd"/>
      <w:r w:rsidRPr="00F8104C">
        <w:rPr>
          <w:rFonts w:ascii="Times New Roman" w:hAnsi="Times New Roman" w:cs="Times New Roman"/>
        </w:rPr>
        <w:t xml:space="preserve"> and displayed in Figure 2.</w:t>
      </w:r>
    </w:p>
    <w:p w14:paraId="495BB0DC" w14:textId="77777777" w:rsidR="00F8104C" w:rsidRPr="00F8104C" w:rsidRDefault="00F8104C" w:rsidP="00F8104C">
      <w:pPr>
        <w:spacing w:line="480" w:lineRule="auto"/>
        <w:contextualSpacing/>
        <w:rPr>
          <w:rFonts w:ascii="Times New Roman" w:hAnsi="Times New Roman" w:cs="Times New Roman"/>
        </w:rPr>
      </w:pPr>
    </w:p>
    <w:p w14:paraId="3B457489" w14:textId="77777777" w:rsidR="00F8104C" w:rsidRPr="00F8104C" w:rsidRDefault="00F8104C" w:rsidP="00F8104C">
      <w:pPr>
        <w:spacing w:line="480" w:lineRule="auto"/>
        <w:contextualSpacing/>
        <w:rPr>
          <w:rFonts w:ascii="Times New Roman" w:hAnsi="Times New Roman" w:cs="Times New Roman"/>
        </w:rPr>
      </w:pPr>
      <w:r w:rsidRPr="00F8104C">
        <w:rPr>
          <w:rFonts w:ascii="Times New Roman" w:hAnsi="Times New Roman" w:cs="Times New Roman"/>
        </w:rPr>
        <w:t xml:space="preserve">For each clinical trigger card obtained, we performed detailed coding to </w:t>
      </w:r>
      <w:proofErr w:type="gramStart"/>
      <w:r w:rsidRPr="00F8104C">
        <w:rPr>
          <w:rFonts w:ascii="Times New Roman" w:hAnsi="Times New Roman" w:cs="Times New Roman"/>
        </w:rPr>
        <w:t>identify</w:t>
      </w:r>
      <w:proofErr w:type="gramEnd"/>
      <w:r w:rsidRPr="00F8104C">
        <w:rPr>
          <w:rFonts w:ascii="Times New Roman" w:hAnsi="Times New Roman" w:cs="Times New Roman"/>
        </w:rPr>
        <w:t xml:space="preserve"> key features, such as references to the Glasgow Coma Scale (GCS), the threshold GCS score prompting OPO referral, and the number of absent brainstem reflexes required for referral. The coding and classification of these triggers </w:t>
      </w:r>
      <w:proofErr w:type="gramStart"/>
      <w:r w:rsidRPr="00F8104C">
        <w:rPr>
          <w:rFonts w:ascii="Times New Roman" w:hAnsi="Times New Roman" w:cs="Times New Roman"/>
        </w:rPr>
        <w:t>are presented</w:t>
      </w:r>
      <w:proofErr w:type="gramEnd"/>
      <w:r w:rsidRPr="00F8104C">
        <w:rPr>
          <w:rFonts w:ascii="Times New Roman" w:hAnsi="Times New Roman" w:cs="Times New Roman"/>
        </w:rPr>
        <w:t xml:space="preserve"> in Figure 3.</w:t>
      </w:r>
    </w:p>
    <w:p w14:paraId="55C0F558" w14:textId="77777777" w:rsidR="006570B2" w:rsidRPr="00510B3C" w:rsidRDefault="006570B2" w:rsidP="0036720B">
      <w:pPr>
        <w:spacing w:line="480" w:lineRule="auto"/>
        <w:contextualSpacing/>
        <w:rPr>
          <w:rFonts w:ascii="Times New Roman" w:hAnsi="Times New Roman" w:cs="Times New Roman"/>
        </w:rPr>
      </w:pPr>
    </w:p>
    <w:p w14:paraId="2F08C6BC" w14:textId="77777777" w:rsidR="009655FD" w:rsidRPr="00510B3C" w:rsidRDefault="009655FD" w:rsidP="0036720B">
      <w:pPr>
        <w:spacing w:line="480" w:lineRule="auto"/>
        <w:contextualSpacing/>
        <w:rPr>
          <w:rFonts w:ascii="Times New Roman" w:hAnsi="Times New Roman" w:cs="Times New Roman"/>
          <w:i/>
          <w:iCs/>
        </w:rPr>
      </w:pPr>
      <w:r w:rsidRPr="00510B3C">
        <w:rPr>
          <w:rFonts w:ascii="Times New Roman" w:hAnsi="Times New Roman" w:cs="Times New Roman"/>
          <w:i/>
          <w:iCs/>
        </w:rPr>
        <w:lastRenderedPageBreak/>
        <w:t>Refer My Patient Website:</w:t>
      </w:r>
    </w:p>
    <w:p w14:paraId="22668888" w14:textId="5555FA87" w:rsidR="0036720B" w:rsidRPr="00510B3C" w:rsidRDefault="00CF7DA0" w:rsidP="0036720B">
      <w:pPr>
        <w:spacing w:line="480" w:lineRule="auto"/>
        <w:contextualSpacing/>
        <w:rPr>
          <w:rFonts w:ascii="Times New Roman" w:hAnsi="Times New Roman" w:cs="Times New Roman"/>
        </w:rPr>
      </w:pPr>
      <w:r w:rsidRPr="00510B3C">
        <w:rPr>
          <w:rFonts w:ascii="Times New Roman" w:hAnsi="Times New Roman" w:cs="Times New Roman"/>
        </w:rPr>
        <w:t xml:space="preserve">After gathering the dataset as detailed above, our next step involved the coding of this data for analysis and visualization. To </w:t>
      </w:r>
      <w:proofErr w:type="gramStart"/>
      <w:r w:rsidRPr="00510B3C">
        <w:rPr>
          <w:rFonts w:ascii="Times New Roman" w:hAnsi="Times New Roman" w:cs="Times New Roman"/>
        </w:rPr>
        <w:t>facilitate</w:t>
      </w:r>
      <w:proofErr w:type="gramEnd"/>
      <w:r w:rsidRPr="00510B3C">
        <w:rPr>
          <w:rFonts w:ascii="Times New Roman" w:hAnsi="Times New Roman" w:cs="Times New Roman"/>
        </w:rPr>
        <w:t xml:space="preserve"> this process and provide a user-friendly platform for researchers and interested parties, we designed and developed an interactive web-based tool, which we named 'Refer My Patient.' Using JavaScript programming, we coded the dataset to ensure </w:t>
      </w:r>
      <w:proofErr w:type="gramStart"/>
      <w:r w:rsidRPr="00510B3C">
        <w:rPr>
          <w:rFonts w:ascii="Times New Roman" w:hAnsi="Times New Roman" w:cs="Times New Roman"/>
        </w:rPr>
        <w:t>accurate</w:t>
      </w:r>
      <w:proofErr w:type="gramEnd"/>
      <w:r w:rsidRPr="00510B3C">
        <w:rPr>
          <w:rFonts w:ascii="Times New Roman" w:hAnsi="Times New Roman" w:cs="Times New Roman"/>
        </w:rPr>
        <w:t xml:space="preserve"> representation and meaningful visualizations</w:t>
      </w:r>
      <w:r w:rsidR="00AF7F4C">
        <w:rPr>
          <w:rFonts w:ascii="Times New Roman" w:hAnsi="Times New Roman" w:cs="Times New Roman"/>
        </w:rPr>
        <w:t xml:space="preserve"> of clinical triggers collected</w:t>
      </w:r>
      <w:r w:rsidR="00481D1A" w:rsidRPr="00510B3C">
        <w:rPr>
          <w:rFonts w:ascii="Times New Roman" w:hAnsi="Times New Roman" w:cs="Times New Roman"/>
        </w:rPr>
        <w:t xml:space="preserve">. </w:t>
      </w:r>
      <w:r w:rsidR="002457B5" w:rsidRPr="00510B3C">
        <w:rPr>
          <w:rFonts w:ascii="Times New Roman" w:hAnsi="Times New Roman" w:cs="Times New Roman"/>
        </w:rPr>
        <w:t>We hosted the interactive web-based tool, 'Refer My Patient,' on the GoDaddy.com platform.</w:t>
      </w:r>
    </w:p>
    <w:p w14:paraId="5C73104D" w14:textId="77777777" w:rsidR="002457B5" w:rsidRPr="00510B3C" w:rsidRDefault="002457B5" w:rsidP="0036720B">
      <w:pPr>
        <w:spacing w:line="480" w:lineRule="auto"/>
        <w:contextualSpacing/>
        <w:rPr>
          <w:rFonts w:ascii="Times New Roman" w:hAnsi="Times New Roman" w:cs="Times New Roman"/>
        </w:rPr>
      </w:pPr>
    </w:p>
    <w:p w14:paraId="0C1F3B42" w14:textId="06821A85" w:rsidR="0036720B" w:rsidRPr="00510B3C" w:rsidRDefault="0036720B" w:rsidP="0036720B">
      <w:pPr>
        <w:spacing w:line="480" w:lineRule="auto"/>
        <w:contextualSpacing/>
        <w:rPr>
          <w:rFonts w:ascii="Times New Roman" w:hAnsi="Times New Roman" w:cs="Times New Roman"/>
          <w:i/>
          <w:iCs/>
        </w:rPr>
      </w:pPr>
      <w:commentRangeStart w:id="14"/>
      <w:r w:rsidRPr="00A2530A">
        <w:rPr>
          <w:rFonts w:ascii="Times New Roman" w:hAnsi="Times New Roman" w:cs="Times New Roman"/>
          <w:i/>
          <w:iCs/>
          <w:highlight w:val="yellow"/>
        </w:rPr>
        <w:t>Referrals and Donor Outcomes</w:t>
      </w:r>
      <w:r w:rsidR="00AF3663">
        <w:rPr>
          <w:rFonts w:ascii="Times New Roman" w:hAnsi="Times New Roman" w:cs="Times New Roman"/>
          <w:i/>
          <w:iCs/>
          <w:highlight w:val="yellow"/>
        </w:rPr>
        <w:t>/ Statistical Analysis</w:t>
      </w:r>
      <w:r w:rsidRPr="00A2530A">
        <w:rPr>
          <w:rFonts w:ascii="Times New Roman" w:hAnsi="Times New Roman" w:cs="Times New Roman"/>
          <w:i/>
          <w:iCs/>
          <w:highlight w:val="yellow"/>
        </w:rPr>
        <w:t>:</w:t>
      </w:r>
      <w:commentRangeEnd w:id="14"/>
      <w:r w:rsidR="00A2530A" w:rsidRPr="00A2530A">
        <w:rPr>
          <w:rStyle w:val="CommentReference"/>
          <w:highlight w:val="yellow"/>
        </w:rPr>
        <w:commentReference w:id="14"/>
      </w:r>
    </w:p>
    <w:p w14:paraId="0660580A" w14:textId="1379D3C6" w:rsidR="0071373E" w:rsidRDefault="00A40707" w:rsidP="0036720B">
      <w:pPr>
        <w:spacing w:line="480" w:lineRule="auto"/>
        <w:contextualSpacing/>
        <w:rPr>
          <w:rFonts w:ascii="Times New Roman" w:hAnsi="Times New Roman" w:cs="Times New Roman"/>
        </w:rPr>
      </w:pPr>
      <w:r w:rsidRPr="00A40707">
        <w:rPr>
          <w:rFonts w:ascii="Times New Roman" w:hAnsi="Times New Roman" w:cs="Times New Roman"/>
        </w:rPr>
        <w:t xml:space="preserve">We collected data on organ procurement performance across 56 OPOs for the years 2020-2022. This included the number of donors per 100 </w:t>
      </w:r>
      <w:proofErr w:type="gramStart"/>
      <w:r w:rsidRPr="00A40707">
        <w:rPr>
          <w:rFonts w:ascii="Times New Roman" w:hAnsi="Times New Roman" w:cs="Times New Roman"/>
        </w:rPr>
        <w:t>cause</w:t>
      </w:r>
      <w:proofErr w:type="gramEnd"/>
      <w:r w:rsidRPr="00A40707">
        <w:rPr>
          <w:rFonts w:ascii="Times New Roman" w:hAnsi="Times New Roman" w:cs="Times New Roman"/>
        </w:rPr>
        <w:t xml:space="preserve">, age, and location-consistent (CALC) deaths and the number of referrals from local hospitals. We also recorded the number of donors </w:t>
      </w:r>
      <w:proofErr w:type="gramStart"/>
      <w:r w:rsidRPr="00A40707">
        <w:rPr>
          <w:rFonts w:ascii="Times New Roman" w:hAnsi="Times New Roman" w:cs="Times New Roman"/>
        </w:rPr>
        <w:t>procured</w:t>
      </w:r>
      <w:proofErr w:type="gramEnd"/>
      <w:r w:rsidRPr="00A40707">
        <w:rPr>
          <w:rFonts w:ascii="Times New Roman" w:hAnsi="Times New Roman" w:cs="Times New Roman"/>
        </w:rPr>
        <w:t xml:space="preserve"> per referral to gauge the effectiveness of OPOs in managing potential donors.</w:t>
      </w:r>
    </w:p>
    <w:p w14:paraId="3736EB77" w14:textId="77777777" w:rsidR="002A56B2" w:rsidRDefault="002A56B2" w:rsidP="0036720B">
      <w:pPr>
        <w:spacing w:line="480" w:lineRule="auto"/>
        <w:contextualSpacing/>
        <w:rPr>
          <w:rFonts w:ascii="Times New Roman" w:hAnsi="Times New Roman" w:cs="Times New Roman"/>
        </w:rPr>
      </w:pPr>
    </w:p>
    <w:p w14:paraId="463FA7AE" w14:textId="799431A0" w:rsidR="0071373E" w:rsidRDefault="002A56B2" w:rsidP="0036720B">
      <w:pPr>
        <w:spacing w:line="480" w:lineRule="auto"/>
        <w:contextualSpacing/>
        <w:rPr>
          <w:rFonts w:ascii="Times New Roman" w:hAnsi="Times New Roman" w:cs="Times New Roman"/>
        </w:rPr>
      </w:pPr>
      <w:r w:rsidRPr="002A56B2">
        <w:rPr>
          <w:rFonts w:ascii="Times New Roman" w:hAnsi="Times New Roman" w:cs="Times New Roman"/>
        </w:rPr>
        <w:t xml:space="preserve">To assess the correlation between referral rates and donor procurement, we stratified OPOs into quartiles based on their performance metrics. Quartile </w:t>
      </w:r>
      <w:proofErr w:type="gramStart"/>
      <w:r w:rsidRPr="002A56B2">
        <w:rPr>
          <w:rFonts w:ascii="Times New Roman" w:hAnsi="Times New Roman" w:cs="Times New Roman"/>
        </w:rPr>
        <w:t>1</w:t>
      </w:r>
      <w:proofErr w:type="gramEnd"/>
      <w:r w:rsidRPr="002A56B2">
        <w:rPr>
          <w:rFonts w:ascii="Times New Roman" w:hAnsi="Times New Roman" w:cs="Times New Roman"/>
        </w:rPr>
        <w:t xml:space="preserve"> represented the lowest performance, while the highest quartile represented the top performers. We analyzed two key relationships: (A) the correlation between the number of donors per 100 CALC deaths and referral rates, and (C) the correlation between the number of donors per </w:t>
      </w:r>
      <w:proofErr w:type="gramStart"/>
      <w:r w:rsidRPr="002A56B2">
        <w:rPr>
          <w:rFonts w:ascii="Times New Roman" w:hAnsi="Times New Roman" w:cs="Times New Roman"/>
        </w:rPr>
        <w:t>100</w:t>
      </w:r>
      <w:proofErr w:type="gramEnd"/>
      <w:r w:rsidRPr="002A56B2">
        <w:rPr>
          <w:rFonts w:ascii="Times New Roman" w:hAnsi="Times New Roman" w:cs="Times New Roman"/>
        </w:rPr>
        <w:t xml:space="preserve"> referrals and actual donor procurement.</w:t>
      </w:r>
    </w:p>
    <w:p w14:paraId="618D6EDD" w14:textId="77777777" w:rsidR="00AF3663" w:rsidRDefault="00AF3663" w:rsidP="0036720B">
      <w:pPr>
        <w:spacing w:line="480" w:lineRule="auto"/>
        <w:contextualSpacing/>
        <w:rPr>
          <w:rFonts w:ascii="Times New Roman" w:hAnsi="Times New Roman" w:cs="Times New Roman"/>
        </w:rPr>
      </w:pPr>
    </w:p>
    <w:p w14:paraId="583182C5" w14:textId="777C4C29" w:rsidR="0071373E" w:rsidRPr="00FD66E1" w:rsidRDefault="00AF3663" w:rsidP="0036720B">
      <w:pPr>
        <w:spacing w:line="480" w:lineRule="auto"/>
        <w:contextualSpacing/>
        <w:rPr>
          <w:rFonts w:ascii="Times New Roman" w:hAnsi="Times New Roman" w:cs="Times New Roman"/>
        </w:rPr>
      </w:pPr>
      <w:r w:rsidRPr="00AF3663">
        <w:rPr>
          <w:rFonts w:ascii="Times New Roman" w:hAnsi="Times New Roman" w:cs="Times New Roman"/>
        </w:rPr>
        <w:t xml:space="preserve">We applied correlation analysis to evaluate the relationship between the referral rates from local hospitals and OPO procurement performance. A p-value of less than 0.001 </w:t>
      </w:r>
      <w:proofErr w:type="gramStart"/>
      <w:r w:rsidRPr="00AF3663">
        <w:rPr>
          <w:rFonts w:ascii="Times New Roman" w:hAnsi="Times New Roman" w:cs="Times New Roman"/>
        </w:rPr>
        <w:t>was considered</w:t>
      </w:r>
      <w:proofErr w:type="gramEnd"/>
      <w:r w:rsidRPr="00AF3663">
        <w:rPr>
          <w:rFonts w:ascii="Times New Roman" w:hAnsi="Times New Roman" w:cs="Times New Roman"/>
        </w:rPr>
        <w:t xml:space="preserve"> </w:t>
      </w:r>
      <w:r w:rsidRPr="00AF3663">
        <w:rPr>
          <w:rFonts w:ascii="Times New Roman" w:hAnsi="Times New Roman" w:cs="Times New Roman"/>
        </w:rPr>
        <w:lastRenderedPageBreak/>
        <w:t xml:space="preserve">statistically significant. For panel C, we calculated donors per </w:t>
      </w:r>
      <w:proofErr w:type="gramStart"/>
      <w:r w:rsidRPr="00AF3663">
        <w:rPr>
          <w:rFonts w:ascii="Times New Roman" w:hAnsi="Times New Roman" w:cs="Times New Roman"/>
        </w:rPr>
        <w:t>100</w:t>
      </w:r>
      <w:proofErr w:type="gramEnd"/>
      <w:r w:rsidRPr="00AF3663">
        <w:rPr>
          <w:rFonts w:ascii="Times New Roman" w:hAnsi="Times New Roman" w:cs="Times New Roman"/>
        </w:rPr>
        <w:t xml:space="preserve"> referrals to determine the efficiency of OPOs in converting referrals to actual donors.</w:t>
      </w:r>
    </w:p>
    <w:p w14:paraId="3ED9D764" w14:textId="77777777" w:rsidR="007B7CC4" w:rsidRPr="00510B3C" w:rsidRDefault="007B7CC4" w:rsidP="0036720B">
      <w:pPr>
        <w:spacing w:line="480" w:lineRule="auto"/>
        <w:contextualSpacing/>
        <w:rPr>
          <w:rFonts w:ascii="Times New Roman" w:hAnsi="Times New Roman" w:cs="Times New Roman"/>
        </w:rPr>
      </w:pPr>
    </w:p>
    <w:p w14:paraId="76BD45EA" w14:textId="77777777" w:rsidR="0073559D" w:rsidRPr="007B7CC4" w:rsidRDefault="00B667DF" w:rsidP="008F2BFB">
      <w:pPr>
        <w:spacing w:line="480" w:lineRule="auto"/>
        <w:contextualSpacing/>
        <w:rPr>
          <w:rFonts w:ascii="Times New Roman" w:hAnsi="Times New Roman" w:cs="Times New Roman"/>
        </w:rPr>
      </w:pPr>
      <w:r w:rsidRPr="007B7CC4">
        <w:rPr>
          <w:rFonts w:ascii="Times New Roman" w:hAnsi="Times New Roman" w:cs="Times New Roman"/>
        </w:rPr>
        <w:t>RESULTS</w:t>
      </w:r>
    </w:p>
    <w:p w14:paraId="38D9DE84" w14:textId="2346A819" w:rsidR="002B026B" w:rsidRPr="00510B3C" w:rsidRDefault="005D2882" w:rsidP="008F2BFB">
      <w:pPr>
        <w:spacing w:line="480" w:lineRule="auto"/>
        <w:contextualSpacing/>
        <w:rPr>
          <w:rFonts w:ascii="Times New Roman" w:hAnsi="Times New Roman" w:cs="Times New Roman"/>
          <w:i/>
          <w:iCs/>
        </w:rPr>
      </w:pPr>
      <w:r w:rsidRPr="00510B3C">
        <w:rPr>
          <w:rFonts w:ascii="Times New Roman" w:hAnsi="Times New Roman" w:cs="Times New Roman"/>
          <w:i/>
          <w:iCs/>
        </w:rPr>
        <w:br/>
      </w:r>
      <w:r w:rsidRPr="00A2530A">
        <w:rPr>
          <w:rFonts w:ascii="Times New Roman" w:hAnsi="Times New Roman" w:cs="Times New Roman"/>
          <w:i/>
          <w:iCs/>
          <w:highlight w:val="yellow"/>
        </w:rPr>
        <w:t xml:space="preserve">Clinical trigger </w:t>
      </w:r>
      <w:commentRangeStart w:id="15"/>
      <w:commentRangeStart w:id="16"/>
      <w:r w:rsidRPr="00A2530A">
        <w:rPr>
          <w:rFonts w:ascii="Times New Roman" w:hAnsi="Times New Roman" w:cs="Times New Roman"/>
          <w:i/>
          <w:iCs/>
          <w:highlight w:val="yellow"/>
        </w:rPr>
        <w:t>data</w:t>
      </w:r>
      <w:commentRangeEnd w:id="15"/>
      <w:r w:rsidR="002E0EE1">
        <w:rPr>
          <w:rStyle w:val="CommentReference"/>
        </w:rPr>
        <w:commentReference w:id="15"/>
      </w:r>
      <w:commentRangeEnd w:id="16"/>
      <w:r w:rsidR="002A7A61">
        <w:rPr>
          <w:rStyle w:val="CommentReference"/>
        </w:rPr>
        <w:commentReference w:id="16"/>
      </w:r>
    </w:p>
    <w:p w14:paraId="5C00DF4B" w14:textId="77777777" w:rsidR="003840E6" w:rsidRDefault="003840E6" w:rsidP="003840E6">
      <w:pPr>
        <w:spacing w:line="480" w:lineRule="auto"/>
        <w:contextualSpacing/>
        <w:rPr>
          <w:rFonts w:ascii="Times New Roman" w:hAnsi="Times New Roman" w:cs="Times New Roman"/>
        </w:rPr>
      </w:pPr>
      <w:r w:rsidRPr="003840E6">
        <w:rPr>
          <w:rFonts w:ascii="Times New Roman" w:hAnsi="Times New Roman" w:cs="Times New Roman"/>
        </w:rPr>
        <w:t xml:space="preserve">Responses were received from </w:t>
      </w:r>
      <w:proofErr w:type="gramStart"/>
      <w:r w:rsidRPr="003840E6">
        <w:rPr>
          <w:rFonts w:ascii="Times New Roman" w:hAnsi="Times New Roman" w:cs="Times New Roman"/>
        </w:rPr>
        <w:t>nearly half</w:t>
      </w:r>
      <w:proofErr w:type="gramEnd"/>
      <w:r w:rsidRPr="003840E6">
        <w:rPr>
          <w:rFonts w:ascii="Times New Roman" w:hAnsi="Times New Roman" w:cs="Times New Roman"/>
        </w:rPr>
        <w:t xml:space="preserve"> (45.6%) of the OPOs contacted regarding their clinical trigger protocols. Of these, two-thirds (66.7%) mentioned the Glasgow Coma Scale (GCS) as part of their criteria. Guidance on managing family discussions about organ donation at the bedside </w:t>
      </w:r>
      <w:proofErr w:type="gramStart"/>
      <w:r w:rsidRPr="003840E6">
        <w:rPr>
          <w:rFonts w:ascii="Times New Roman" w:hAnsi="Times New Roman" w:cs="Times New Roman"/>
        </w:rPr>
        <w:t>was provided</w:t>
      </w:r>
      <w:proofErr w:type="gramEnd"/>
      <w:r w:rsidRPr="003840E6">
        <w:rPr>
          <w:rFonts w:ascii="Times New Roman" w:hAnsi="Times New Roman" w:cs="Times New Roman"/>
        </w:rPr>
        <w:t xml:space="preserve"> by an equivalent proportion (45.6%) of OPOs. The </w:t>
      </w:r>
      <w:proofErr w:type="gramStart"/>
      <w:r w:rsidRPr="003840E6">
        <w:rPr>
          <w:rFonts w:ascii="Times New Roman" w:hAnsi="Times New Roman" w:cs="Times New Roman"/>
        </w:rPr>
        <w:t>timeframe</w:t>
      </w:r>
      <w:proofErr w:type="gramEnd"/>
      <w:r w:rsidRPr="003840E6">
        <w:rPr>
          <w:rFonts w:ascii="Times New Roman" w:hAnsi="Times New Roman" w:cs="Times New Roman"/>
        </w:rPr>
        <w:t xml:space="preserve"> for initiating contact with an OPO varied up to 180 minutes between different organizations. Over half (52.6%) of the responding OPOs included brainstem reflex criteria, with variations in the number of absent reflexes </w:t>
      </w:r>
      <w:proofErr w:type="gramStart"/>
      <w:r w:rsidRPr="003840E6">
        <w:rPr>
          <w:rFonts w:ascii="Times New Roman" w:hAnsi="Times New Roman" w:cs="Times New Roman"/>
        </w:rPr>
        <w:t>required</w:t>
      </w:r>
      <w:proofErr w:type="gramEnd"/>
      <w:r w:rsidRPr="003840E6">
        <w:rPr>
          <w:rFonts w:ascii="Times New Roman" w:hAnsi="Times New Roman" w:cs="Times New Roman"/>
        </w:rPr>
        <w:t>: 26.3% specified one, 19.3% required two, 5.3% needed three absent reflexes, and one response indicated a loss of 'some neurological reflexes' without further specification.</w:t>
      </w:r>
    </w:p>
    <w:p w14:paraId="566E6FA4" w14:textId="77777777" w:rsidR="007129F6" w:rsidRPr="003840E6" w:rsidRDefault="007129F6" w:rsidP="003840E6">
      <w:pPr>
        <w:spacing w:line="480" w:lineRule="auto"/>
        <w:contextualSpacing/>
        <w:rPr>
          <w:rFonts w:ascii="Times New Roman" w:hAnsi="Times New Roman" w:cs="Times New Roman"/>
        </w:rPr>
      </w:pPr>
    </w:p>
    <w:p w14:paraId="28832CAB" w14:textId="77777777" w:rsidR="003840E6" w:rsidRPr="003840E6" w:rsidRDefault="003840E6" w:rsidP="003840E6">
      <w:pPr>
        <w:spacing w:line="480" w:lineRule="auto"/>
        <w:contextualSpacing/>
        <w:rPr>
          <w:rFonts w:ascii="Times New Roman" w:hAnsi="Times New Roman" w:cs="Times New Roman"/>
        </w:rPr>
      </w:pPr>
      <w:r w:rsidRPr="003840E6">
        <w:rPr>
          <w:rFonts w:ascii="Times New Roman" w:hAnsi="Times New Roman" w:cs="Times New Roman"/>
        </w:rPr>
        <w:t xml:space="preserve">Communication with OPOs showed a range of concordance: some confirmed receipt and </w:t>
      </w:r>
      <w:proofErr w:type="gramStart"/>
      <w:r w:rsidRPr="003840E6">
        <w:rPr>
          <w:rFonts w:ascii="Times New Roman" w:hAnsi="Times New Roman" w:cs="Times New Roman"/>
        </w:rPr>
        <w:t>provided</w:t>
      </w:r>
      <w:proofErr w:type="gramEnd"/>
      <w:r w:rsidRPr="003840E6">
        <w:rPr>
          <w:rFonts w:ascii="Times New Roman" w:hAnsi="Times New Roman" w:cs="Times New Roman"/>
        </w:rPr>
        <w:t xml:space="preserve"> the requested information (Figure 2), while others did not respond or explicitly refused to share data. When analyzing the period of clinical triggers use, a range from as recent as the current year to over a decade ago </w:t>
      </w:r>
      <w:proofErr w:type="gramStart"/>
      <w:r w:rsidRPr="003840E6">
        <w:rPr>
          <w:rFonts w:ascii="Times New Roman" w:hAnsi="Times New Roman" w:cs="Times New Roman"/>
        </w:rPr>
        <w:t>was noted</w:t>
      </w:r>
      <w:proofErr w:type="gramEnd"/>
      <w:r w:rsidRPr="003840E6">
        <w:rPr>
          <w:rFonts w:ascii="Times New Roman" w:hAnsi="Times New Roman" w:cs="Times New Roman"/>
        </w:rPr>
        <w:t>, reflecting a diversity in the update and revision practices among OPOs.</w:t>
      </w:r>
    </w:p>
    <w:p w14:paraId="0C7B4760" w14:textId="77777777" w:rsidR="0073559D" w:rsidRPr="00510B3C" w:rsidRDefault="0073559D" w:rsidP="008F2BFB">
      <w:pPr>
        <w:spacing w:line="480" w:lineRule="auto"/>
        <w:contextualSpacing/>
        <w:rPr>
          <w:rFonts w:ascii="Times New Roman" w:hAnsi="Times New Roman" w:cs="Times New Roman"/>
        </w:rPr>
      </w:pPr>
    </w:p>
    <w:p w14:paraId="13D93EE9" w14:textId="77777777" w:rsidR="0073559D" w:rsidRPr="00510B3C" w:rsidRDefault="0073559D" w:rsidP="0073559D">
      <w:pPr>
        <w:spacing w:line="480" w:lineRule="auto"/>
        <w:contextualSpacing/>
        <w:rPr>
          <w:rFonts w:ascii="Times New Roman" w:hAnsi="Times New Roman" w:cs="Times New Roman"/>
        </w:rPr>
      </w:pPr>
      <w:r w:rsidRPr="00324D28">
        <w:rPr>
          <w:rFonts w:ascii="Times New Roman" w:hAnsi="Times New Roman" w:cs="Times New Roman"/>
          <w:i/>
          <w:iCs/>
          <w:highlight w:val="yellow"/>
        </w:rPr>
        <w:t xml:space="preserve">Visualization </w:t>
      </w:r>
      <w:commentRangeStart w:id="17"/>
      <w:r w:rsidRPr="00324D28">
        <w:rPr>
          <w:rFonts w:ascii="Times New Roman" w:hAnsi="Times New Roman" w:cs="Times New Roman"/>
          <w:i/>
          <w:iCs/>
          <w:highlight w:val="yellow"/>
        </w:rPr>
        <w:t>MAP</w:t>
      </w:r>
      <w:commentRangeEnd w:id="17"/>
      <w:r w:rsidR="00324D28">
        <w:rPr>
          <w:rStyle w:val="CommentReference"/>
        </w:rPr>
        <w:commentReference w:id="17"/>
      </w:r>
    </w:p>
    <w:p w14:paraId="422EAE15" w14:textId="62809F9F" w:rsidR="0073559D" w:rsidRPr="00510B3C" w:rsidRDefault="0073559D" w:rsidP="008F2BFB">
      <w:pPr>
        <w:spacing w:line="480" w:lineRule="auto"/>
        <w:contextualSpacing/>
        <w:rPr>
          <w:rFonts w:ascii="Times New Roman" w:hAnsi="Times New Roman" w:cs="Times New Roman"/>
          <w:b/>
          <w:bCs/>
        </w:rPr>
      </w:pPr>
    </w:p>
    <w:p w14:paraId="399921CC" w14:textId="45456C01" w:rsidR="002338C0" w:rsidRDefault="00DD0D68" w:rsidP="008F2BFB">
      <w:pPr>
        <w:spacing w:line="480" w:lineRule="auto"/>
        <w:contextualSpacing/>
        <w:rPr>
          <w:rFonts w:ascii="Times New Roman" w:hAnsi="Times New Roman" w:cs="Times New Roman"/>
          <w:i/>
          <w:iCs/>
        </w:rPr>
      </w:pPr>
      <w:r>
        <w:rPr>
          <w:noProof/>
        </w:rPr>
        <w:drawing>
          <wp:inline distT="0" distB="0" distL="0" distR="0" wp14:anchorId="134D3709" wp14:editId="22373222">
            <wp:extent cx="5943600" cy="3379470"/>
            <wp:effectExtent l="0" t="0" r="6350" b="0"/>
            <wp:docPr id="2057405761"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05761" name="Picture 1" descr="A map of the united states"/>
                    <pic:cNvPicPr/>
                  </pic:nvPicPr>
                  <pic:blipFill>
                    <a:blip r:embed="rId12"/>
                    <a:stretch>
                      <a:fillRect/>
                    </a:stretch>
                  </pic:blipFill>
                  <pic:spPr>
                    <a:xfrm>
                      <a:off x="0" y="0"/>
                      <a:ext cx="5943600" cy="3379470"/>
                    </a:xfrm>
                    <a:prstGeom prst="rect">
                      <a:avLst/>
                    </a:prstGeom>
                  </pic:spPr>
                </pic:pic>
              </a:graphicData>
            </a:graphic>
          </wp:inline>
        </w:drawing>
      </w:r>
    </w:p>
    <w:p w14:paraId="01F9C130" w14:textId="29BBACE5" w:rsidR="00DD0D68" w:rsidRDefault="00951E14" w:rsidP="008F2BFB">
      <w:pPr>
        <w:spacing w:line="480" w:lineRule="auto"/>
        <w:contextualSpacing/>
        <w:rPr>
          <w:rFonts w:ascii="Times New Roman" w:hAnsi="Times New Roman" w:cs="Times New Roman"/>
          <w:i/>
          <w:iCs/>
        </w:rPr>
      </w:pPr>
      <w:r>
        <w:rPr>
          <w:noProof/>
        </w:rPr>
        <w:drawing>
          <wp:inline distT="0" distB="0" distL="0" distR="0" wp14:anchorId="1FE49E31" wp14:editId="7C7545CC">
            <wp:extent cx="5943600" cy="1779270"/>
            <wp:effectExtent l="0" t="0" r="0" b="0"/>
            <wp:docPr id="1433968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8716" name="Picture 1" descr="A screenshot of a computer&#10;&#10;Description automatically generated"/>
                    <pic:cNvPicPr/>
                  </pic:nvPicPr>
                  <pic:blipFill>
                    <a:blip r:embed="rId13"/>
                    <a:stretch>
                      <a:fillRect/>
                    </a:stretch>
                  </pic:blipFill>
                  <pic:spPr>
                    <a:xfrm>
                      <a:off x="0" y="0"/>
                      <a:ext cx="5943600" cy="1779270"/>
                    </a:xfrm>
                    <a:prstGeom prst="rect">
                      <a:avLst/>
                    </a:prstGeom>
                  </pic:spPr>
                </pic:pic>
              </a:graphicData>
            </a:graphic>
          </wp:inline>
        </w:drawing>
      </w:r>
    </w:p>
    <w:p w14:paraId="568C2C06" w14:textId="77777777" w:rsidR="00DD0D68" w:rsidRDefault="00DD0D68" w:rsidP="008F2BFB">
      <w:pPr>
        <w:spacing w:line="480" w:lineRule="auto"/>
        <w:contextualSpacing/>
        <w:rPr>
          <w:rFonts w:ascii="Times New Roman" w:hAnsi="Times New Roman" w:cs="Times New Roman"/>
          <w:i/>
          <w:iCs/>
        </w:rPr>
      </w:pPr>
    </w:p>
    <w:p w14:paraId="3F952C4A" w14:textId="6A9F3840" w:rsidR="00DD0D68" w:rsidRDefault="002451C2" w:rsidP="008F2BFB">
      <w:pPr>
        <w:spacing w:line="480" w:lineRule="auto"/>
        <w:contextualSpacing/>
        <w:rPr>
          <w:rFonts w:ascii="Times New Roman" w:hAnsi="Times New Roman" w:cs="Times New Roman"/>
          <w:i/>
          <w:iCs/>
        </w:rPr>
      </w:pPr>
      <w:commentRangeStart w:id="18"/>
      <w:r>
        <w:rPr>
          <w:noProof/>
        </w:rPr>
        <w:drawing>
          <wp:inline distT="0" distB="0" distL="0" distR="0" wp14:anchorId="793DCFE8" wp14:editId="15F154F9">
            <wp:extent cx="5943600" cy="1153160"/>
            <wp:effectExtent l="0" t="0" r="0" b="8890"/>
            <wp:docPr id="1973809072"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09072" name="Picture 1" descr="A close up of a text&#10;&#10;Description automatically generated"/>
                    <pic:cNvPicPr/>
                  </pic:nvPicPr>
                  <pic:blipFill>
                    <a:blip r:embed="rId14"/>
                    <a:stretch>
                      <a:fillRect/>
                    </a:stretch>
                  </pic:blipFill>
                  <pic:spPr>
                    <a:xfrm>
                      <a:off x="0" y="0"/>
                      <a:ext cx="5943600" cy="1153160"/>
                    </a:xfrm>
                    <a:prstGeom prst="rect">
                      <a:avLst/>
                    </a:prstGeom>
                  </pic:spPr>
                </pic:pic>
              </a:graphicData>
            </a:graphic>
          </wp:inline>
        </w:drawing>
      </w:r>
      <w:commentRangeEnd w:id="18"/>
      <w:r w:rsidR="001414F2">
        <w:rPr>
          <w:rStyle w:val="CommentReference"/>
        </w:rPr>
        <w:commentReference w:id="18"/>
      </w:r>
    </w:p>
    <w:p w14:paraId="2BB6579F" w14:textId="777EE807" w:rsidR="00160517" w:rsidRDefault="00160517" w:rsidP="008F2BFB">
      <w:pPr>
        <w:spacing w:line="480" w:lineRule="auto"/>
        <w:contextualSpacing/>
        <w:rPr>
          <w:rFonts w:ascii="Times New Roman" w:hAnsi="Times New Roman" w:cs="Times New Roman"/>
          <w:i/>
          <w:iCs/>
        </w:rPr>
      </w:pPr>
      <w:r>
        <w:rPr>
          <w:noProof/>
        </w:rPr>
        <w:lastRenderedPageBreak/>
        <w:drawing>
          <wp:inline distT="0" distB="0" distL="0" distR="0" wp14:anchorId="5A984C5A" wp14:editId="1FB6039F">
            <wp:extent cx="5048250" cy="4657725"/>
            <wp:effectExtent l="0" t="0" r="0" b="9525"/>
            <wp:docPr id="17489071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7104" name="Picture 1" descr="A screenshot of a computer screen&#10;&#10;Description automatically generated"/>
                    <pic:cNvPicPr/>
                  </pic:nvPicPr>
                  <pic:blipFill>
                    <a:blip r:embed="rId15"/>
                    <a:stretch>
                      <a:fillRect/>
                    </a:stretch>
                  </pic:blipFill>
                  <pic:spPr>
                    <a:xfrm>
                      <a:off x="0" y="0"/>
                      <a:ext cx="5048250" cy="4657725"/>
                    </a:xfrm>
                    <a:prstGeom prst="rect">
                      <a:avLst/>
                    </a:prstGeom>
                  </pic:spPr>
                </pic:pic>
              </a:graphicData>
            </a:graphic>
          </wp:inline>
        </w:drawing>
      </w:r>
    </w:p>
    <w:p w14:paraId="605E7AAA" w14:textId="795AC691" w:rsidR="00DD0D68" w:rsidRDefault="00CB69B3" w:rsidP="008F2BFB">
      <w:pPr>
        <w:spacing w:line="480" w:lineRule="auto"/>
        <w:contextualSpacing/>
        <w:rPr>
          <w:rFonts w:ascii="Times New Roman" w:hAnsi="Times New Roman" w:cs="Times New Roman"/>
          <w:i/>
          <w:iCs/>
        </w:rPr>
      </w:pPr>
      <w:commentRangeStart w:id="19"/>
      <w:commentRangeStart w:id="20"/>
      <w:r>
        <w:rPr>
          <w:noProof/>
        </w:rPr>
        <w:lastRenderedPageBreak/>
        <w:drawing>
          <wp:inline distT="0" distB="0" distL="0" distR="0" wp14:anchorId="2A808EF4" wp14:editId="52D9E3AF">
            <wp:extent cx="5943600" cy="5416550"/>
            <wp:effectExtent l="0" t="0" r="0" b="0"/>
            <wp:docPr id="803744679"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44679" name="Picture 1" descr="A map of the united states&#10;&#10;Description automatically generated"/>
                    <pic:cNvPicPr/>
                  </pic:nvPicPr>
                  <pic:blipFill>
                    <a:blip r:embed="rId16"/>
                    <a:stretch>
                      <a:fillRect/>
                    </a:stretch>
                  </pic:blipFill>
                  <pic:spPr>
                    <a:xfrm>
                      <a:off x="0" y="0"/>
                      <a:ext cx="5943600" cy="5416550"/>
                    </a:xfrm>
                    <a:prstGeom prst="rect">
                      <a:avLst/>
                    </a:prstGeom>
                  </pic:spPr>
                </pic:pic>
              </a:graphicData>
            </a:graphic>
          </wp:inline>
        </w:drawing>
      </w:r>
      <w:commentRangeEnd w:id="19"/>
      <w:r w:rsidR="002E0EE1">
        <w:rPr>
          <w:rStyle w:val="CommentReference"/>
        </w:rPr>
        <w:commentReference w:id="19"/>
      </w:r>
      <w:commentRangeEnd w:id="20"/>
      <w:r w:rsidR="00224855">
        <w:rPr>
          <w:rStyle w:val="CommentReference"/>
        </w:rPr>
        <w:commentReference w:id="20"/>
      </w:r>
    </w:p>
    <w:p w14:paraId="1B117431" w14:textId="77777777" w:rsidR="00DD0D68" w:rsidRDefault="00DD0D68" w:rsidP="008F2BFB">
      <w:pPr>
        <w:spacing w:line="480" w:lineRule="auto"/>
        <w:contextualSpacing/>
        <w:rPr>
          <w:rFonts w:ascii="Times New Roman" w:hAnsi="Times New Roman" w:cs="Times New Roman"/>
          <w:i/>
          <w:iCs/>
        </w:rPr>
      </w:pPr>
    </w:p>
    <w:p w14:paraId="1E3EFB97" w14:textId="58B88605" w:rsidR="00DD0D68" w:rsidRPr="00510B3C" w:rsidRDefault="005F2F20" w:rsidP="008F2BFB">
      <w:pPr>
        <w:spacing w:line="480" w:lineRule="auto"/>
        <w:contextualSpacing/>
        <w:rPr>
          <w:rFonts w:ascii="Times New Roman" w:hAnsi="Times New Roman" w:cs="Times New Roman"/>
          <w:i/>
          <w:iCs/>
        </w:rPr>
      </w:pPr>
      <w:commentRangeStart w:id="21"/>
      <w:r>
        <w:rPr>
          <w:noProof/>
        </w:rPr>
        <w:drawing>
          <wp:inline distT="0" distB="0" distL="0" distR="0" wp14:anchorId="39FA507F" wp14:editId="4EBA7483">
            <wp:extent cx="6700749" cy="561975"/>
            <wp:effectExtent l="0" t="0" r="5080" b="0"/>
            <wp:docPr id="95644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48316" name=""/>
                    <pic:cNvPicPr/>
                  </pic:nvPicPr>
                  <pic:blipFill>
                    <a:blip r:embed="rId17"/>
                    <a:stretch>
                      <a:fillRect/>
                    </a:stretch>
                  </pic:blipFill>
                  <pic:spPr>
                    <a:xfrm>
                      <a:off x="0" y="0"/>
                      <a:ext cx="6918677" cy="580252"/>
                    </a:xfrm>
                    <a:prstGeom prst="rect">
                      <a:avLst/>
                    </a:prstGeom>
                  </pic:spPr>
                </pic:pic>
              </a:graphicData>
            </a:graphic>
          </wp:inline>
        </w:drawing>
      </w:r>
      <w:commentRangeEnd w:id="21"/>
      <w:r>
        <w:rPr>
          <w:rStyle w:val="CommentReference"/>
        </w:rPr>
        <w:commentReference w:id="21"/>
      </w:r>
    </w:p>
    <w:p w14:paraId="73F8FABA" w14:textId="662B02FE" w:rsidR="00E10228" w:rsidRPr="00510B3C" w:rsidRDefault="002338C0" w:rsidP="008F2BFB">
      <w:pPr>
        <w:spacing w:line="480" w:lineRule="auto"/>
        <w:contextualSpacing/>
        <w:rPr>
          <w:rFonts w:ascii="Times New Roman" w:hAnsi="Times New Roman" w:cs="Times New Roman"/>
          <w:i/>
          <w:iCs/>
        </w:rPr>
      </w:pPr>
      <w:r w:rsidRPr="00E75ACE">
        <w:rPr>
          <w:rFonts w:ascii="Times New Roman" w:hAnsi="Times New Roman" w:cs="Times New Roman"/>
          <w:i/>
          <w:iCs/>
          <w:highlight w:val="yellow"/>
        </w:rPr>
        <w:t xml:space="preserve">CALC </w:t>
      </w:r>
      <w:commentRangeStart w:id="22"/>
      <w:commentRangeStart w:id="23"/>
      <w:r w:rsidRPr="00E75ACE">
        <w:rPr>
          <w:rFonts w:ascii="Times New Roman" w:hAnsi="Times New Roman" w:cs="Times New Roman"/>
          <w:i/>
          <w:iCs/>
          <w:highlight w:val="yellow"/>
        </w:rPr>
        <w:t>D</w:t>
      </w:r>
      <w:r w:rsidR="009539C3" w:rsidRPr="00E75ACE">
        <w:rPr>
          <w:rFonts w:ascii="Times New Roman" w:hAnsi="Times New Roman" w:cs="Times New Roman"/>
          <w:i/>
          <w:iCs/>
          <w:highlight w:val="yellow"/>
        </w:rPr>
        <w:t>ata</w:t>
      </w:r>
      <w:commentRangeEnd w:id="22"/>
      <w:r w:rsidR="00BC14E9">
        <w:rPr>
          <w:rStyle w:val="CommentReference"/>
        </w:rPr>
        <w:commentReference w:id="22"/>
      </w:r>
      <w:commentRangeEnd w:id="23"/>
      <w:r w:rsidR="006C2C31">
        <w:rPr>
          <w:rStyle w:val="CommentReference"/>
        </w:rPr>
        <w:commentReference w:id="23"/>
      </w:r>
      <w:r w:rsidRPr="00510B3C">
        <w:rPr>
          <w:rFonts w:ascii="Times New Roman" w:hAnsi="Times New Roman" w:cs="Times New Roman"/>
        </w:rPr>
        <w:br/>
      </w:r>
      <w:r w:rsidR="000C6014" w:rsidRPr="000C6014">
        <w:rPr>
          <w:rFonts w:ascii="Times New Roman" w:hAnsi="Times New Roman" w:cs="Times New Roman"/>
          <w:color w:val="000000"/>
          <w:shd w:val="clear" w:color="auto" w:fill="FFFFFF"/>
        </w:rPr>
        <w:t xml:space="preserve">Analysis of the clinical trigger cards revealed variability in both the criteria for contacting OPOs and the directives for patient care and family communication. Notably, OPOs that performed better had a higher number of donors per referral, yet this did not correlate with an increase in </w:t>
      </w:r>
      <w:r w:rsidR="000C6014" w:rsidRPr="000C6014">
        <w:rPr>
          <w:rFonts w:ascii="Times New Roman" w:hAnsi="Times New Roman" w:cs="Times New Roman"/>
          <w:color w:val="000000"/>
          <w:shd w:val="clear" w:color="auto" w:fill="FFFFFF"/>
        </w:rPr>
        <w:lastRenderedPageBreak/>
        <w:t xml:space="preserve">referrals when adjusted for cause, age, and </w:t>
      </w:r>
      <w:proofErr w:type="gramStart"/>
      <w:r w:rsidR="000C6014" w:rsidRPr="000C6014">
        <w:rPr>
          <w:rFonts w:ascii="Times New Roman" w:hAnsi="Times New Roman" w:cs="Times New Roman"/>
          <w:color w:val="000000"/>
          <w:shd w:val="clear" w:color="auto" w:fill="FFFFFF"/>
        </w:rPr>
        <w:t>location-consistent</w:t>
      </w:r>
      <w:proofErr w:type="gramEnd"/>
      <w:r w:rsidR="000C6014" w:rsidRPr="000C6014">
        <w:rPr>
          <w:rFonts w:ascii="Times New Roman" w:hAnsi="Times New Roman" w:cs="Times New Roman"/>
          <w:color w:val="000000"/>
          <w:shd w:val="clear" w:color="auto" w:fill="FFFFFF"/>
        </w:rPr>
        <w:t xml:space="preserve"> (CALC) deaths, as shown in Figure </w:t>
      </w:r>
      <w:commentRangeStart w:id="24"/>
      <w:r w:rsidR="000C6014" w:rsidRPr="000C6014">
        <w:rPr>
          <w:rFonts w:ascii="Times New Roman" w:hAnsi="Times New Roman" w:cs="Times New Roman"/>
          <w:color w:val="000000"/>
          <w:shd w:val="clear" w:color="auto" w:fill="FFFFFF"/>
        </w:rPr>
        <w:t>1</w:t>
      </w:r>
      <w:commentRangeEnd w:id="24"/>
      <w:r w:rsidR="00616535">
        <w:rPr>
          <w:rStyle w:val="CommentReference"/>
        </w:rPr>
        <w:commentReference w:id="24"/>
      </w:r>
      <w:r w:rsidR="000C6014" w:rsidRPr="000C6014">
        <w:rPr>
          <w:rFonts w:ascii="Times New Roman" w:hAnsi="Times New Roman" w:cs="Times New Roman"/>
          <w:color w:val="000000"/>
          <w:shd w:val="clear" w:color="auto" w:fill="FFFFFF"/>
        </w:rPr>
        <w:t xml:space="preserve">. Moreover, the complexity of the trigger criteria did not align with higher referral rates or donor-to-referral ratios, and recent changes to these triggers were similarly not associated with performance improvements. This suggests that the observed differences in OPO performance are more likely to manifest after the </w:t>
      </w:r>
      <w:proofErr w:type="gramStart"/>
      <w:r w:rsidR="000C6014" w:rsidRPr="000C6014">
        <w:rPr>
          <w:rFonts w:ascii="Times New Roman" w:hAnsi="Times New Roman" w:cs="Times New Roman"/>
          <w:color w:val="000000"/>
          <w:shd w:val="clear" w:color="auto" w:fill="FFFFFF"/>
        </w:rPr>
        <w:t>initial</w:t>
      </w:r>
      <w:proofErr w:type="gramEnd"/>
      <w:r w:rsidR="000C6014" w:rsidRPr="000C6014">
        <w:rPr>
          <w:rFonts w:ascii="Times New Roman" w:hAnsi="Times New Roman" w:cs="Times New Roman"/>
          <w:color w:val="000000"/>
          <w:shd w:val="clear" w:color="auto" w:fill="FFFFFF"/>
        </w:rPr>
        <w:t xml:space="preserve"> contact with OPOs, rather than being influenced by variability in referral rates. Our data </w:t>
      </w:r>
      <w:proofErr w:type="gramStart"/>
      <w:r w:rsidR="000C6014" w:rsidRPr="000C6014">
        <w:rPr>
          <w:rFonts w:ascii="Times New Roman" w:hAnsi="Times New Roman" w:cs="Times New Roman"/>
          <w:color w:val="000000"/>
          <w:shd w:val="clear" w:color="auto" w:fill="FFFFFF"/>
        </w:rPr>
        <w:t>indicate</w:t>
      </w:r>
      <w:proofErr w:type="gramEnd"/>
      <w:r w:rsidR="000C6014" w:rsidRPr="000C6014">
        <w:rPr>
          <w:rFonts w:ascii="Times New Roman" w:hAnsi="Times New Roman" w:cs="Times New Roman"/>
          <w:color w:val="000000"/>
          <w:shd w:val="clear" w:color="auto" w:fill="FFFFFF"/>
        </w:rPr>
        <w:t xml:space="preserve"> a heterogeneity in clinical practices among OPOs.</w:t>
      </w:r>
      <w:r w:rsidRPr="00510B3C">
        <w:rPr>
          <w:rFonts w:ascii="Times New Roman" w:hAnsi="Times New Roman" w:cs="Times New Roman"/>
          <w:i/>
          <w:iCs/>
        </w:rPr>
        <w:br/>
      </w:r>
    </w:p>
    <w:p w14:paraId="4F12A7FD" w14:textId="77FD5C11" w:rsidR="00477D31" w:rsidRPr="00477D31" w:rsidRDefault="00B667DF" w:rsidP="008F2BFB">
      <w:pPr>
        <w:spacing w:line="480" w:lineRule="auto"/>
        <w:contextualSpacing/>
        <w:rPr>
          <w:rFonts w:ascii="Times New Roman" w:hAnsi="Times New Roman" w:cs="Times New Roman"/>
        </w:rPr>
      </w:pPr>
      <w:r w:rsidRPr="00B469BE">
        <w:rPr>
          <w:rFonts w:ascii="Times New Roman" w:hAnsi="Times New Roman" w:cs="Times New Roman"/>
          <w:highlight w:val="yellow"/>
        </w:rPr>
        <w:t>DISCUSSION</w:t>
      </w:r>
    </w:p>
    <w:p w14:paraId="77D57028" w14:textId="7F301E77" w:rsidR="00387D97" w:rsidRDefault="00387D97" w:rsidP="002A00C5">
      <w:pPr>
        <w:spacing w:line="480" w:lineRule="auto"/>
        <w:contextualSpacing/>
        <w:rPr>
          <w:rFonts w:ascii="Times New Roman" w:hAnsi="Times New Roman" w:cs="Times New Roman"/>
        </w:rPr>
      </w:pPr>
      <w:r w:rsidRPr="00387D97">
        <w:rPr>
          <w:rFonts w:ascii="Times New Roman" w:hAnsi="Times New Roman" w:cs="Times New Roman"/>
        </w:rPr>
        <w:t xml:space="preserve">Our study offers a pioneering insight into the clinical processes within </w:t>
      </w:r>
      <w:r w:rsidR="00CC6E0E">
        <w:rPr>
          <w:rFonts w:ascii="Times New Roman" w:hAnsi="Times New Roman" w:cs="Times New Roman"/>
        </w:rPr>
        <w:t>OPOs</w:t>
      </w:r>
      <w:r w:rsidRPr="00387D97">
        <w:rPr>
          <w:rFonts w:ascii="Times New Roman" w:hAnsi="Times New Roman" w:cs="Times New Roman"/>
        </w:rPr>
        <w:t xml:space="preserve"> and their consequential effect on the organ procurement landscape</w:t>
      </w:r>
      <w:r w:rsidR="002A00C5">
        <w:rPr>
          <w:rFonts w:ascii="Times New Roman" w:hAnsi="Times New Roman" w:cs="Times New Roman"/>
        </w:rPr>
        <w:t xml:space="preserve">. </w:t>
      </w:r>
      <w:r w:rsidRPr="00387D97">
        <w:rPr>
          <w:rFonts w:ascii="Times New Roman" w:hAnsi="Times New Roman" w:cs="Times New Roman"/>
        </w:rPr>
        <w:t>Central to the organ procurement process is the concept of clinical triggers – specific criteria that, when met by a potential organ donor patient, prompt referral to an OPO.</w:t>
      </w:r>
      <w:r w:rsidR="002A00C5">
        <w:rPr>
          <w:rFonts w:ascii="Times New Roman" w:hAnsi="Times New Roman" w:cs="Times New Roman"/>
        </w:rPr>
        <w:t xml:space="preserve"> </w:t>
      </w:r>
      <w:r w:rsidRPr="00387D97">
        <w:rPr>
          <w:rFonts w:ascii="Times New Roman" w:hAnsi="Times New Roman" w:cs="Times New Roman"/>
        </w:rPr>
        <w:t>Our exploration into these triggers has unraveled a significant lack of standardization and transparency in OPO clinical practices.</w:t>
      </w:r>
      <w:r w:rsidR="005E3151">
        <w:rPr>
          <w:rFonts w:ascii="Times New Roman" w:hAnsi="Times New Roman" w:cs="Times New Roman"/>
        </w:rPr>
        <w:t xml:space="preserve"> </w:t>
      </w:r>
      <w:r w:rsidRPr="00387D97">
        <w:rPr>
          <w:rFonts w:ascii="Times New Roman" w:hAnsi="Times New Roman" w:cs="Times New Roman"/>
        </w:rPr>
        <w:t xml:space="preserve">While OPOs serve as the nexus between potential donors and transplant recipients, a striking absence of nationally accepted standards for clinical triggers exists. This decentralization has created heterogeneity in how different OPOs approach the critical </w:t>
      </w:r>
      <w:proofErr w:type="gramStart"/>
      <w:r w:rsidRPr="00387D97">
        <w:rPr>
          <w:rFonts w:ascii="Times New Roman" w:hAnsi="Times New Roman" w:cs="Times New Roman"/>
        </w:rPr>
        <w:t>initial</w:t>
      </w:r>
      <w:proofErr w:type="gramEnd"/>
      <w:r w:rsidRPr="00387D97">
        <w:rPr>
          <w:rFonts w:ascii="Times New Roman" w:hAnsi="Times New Roman" w:cs="Times New Roman"/>
        </w:rPr>
        <w:t xml:space="preserve"> step of organ procurement. Interestingly, the </w:t>
      </w:r>
      <w:commentRangeStart w:id="25"/>
      <w:commentRangeStart w:id="26"/>
      <w:r w:rsidRPr="00387D97">
        <w:rPr>
          <w:rFonts w:ascii="Times New Roman" w:hAnsi="Times New Roman" w:cs="Times New Roman"/>
        </w:rPr>
        <w:t xml:space="preserve">disparities </w:t>
      </w:r>
      <w:commentRangeEnd w:id="25"/>
      <w:r w:rsidR="006C2C31">
        <w:rPr>
          <w:rStyle w:val="CommentReference"/>
        </w:rPr>
        <w:commentReference w:id="25"/>
      </w:r>
      <w:commentRangeEnd w:id="26"/>
      <w:r w:rsidR="00CC0196">
        <w:rPr>
          <w:rStyle w:val="CommentReference"/>
        </w:rPr>
        <w:commentReference w:id="26"/>
      </w:r>
      <w:r w:rsidRPr="00387D97">
        <w:rPr>
          <w:rFonts w:ascii="Times New Roman" w:hAnsi="Times New Roman" w:cs="Times New Roman"/>
        </w:rPr>
        <w:t xml:space="preserve">in organ procurement extend beyond mere differences in referral rates. </w:t>
      </w:r>
      <w:commentRangeStart w:id="27"/>
      <w:commentRangeStart w:id="28"/>
      <w:r w:rsidRPr="00387D97">
        <w:rPr>
          <w:rFonts w:ascii="Times New Roman" w:hAnsi="Times New Roman" w:cs="Times New Roman"/>
        </w:rPr>
        <w:t xml:space="preserve">Once contact has been </w:t>
      </w:r>
      <w:proofErr w:type="gramStart"/>
      <w:r w:rsidRPr="00387D97">
        <w:rPr>
          <w:rFonts w:ascii="Times New Roman" w:hAnsi="Times New Roman" w:cs="Times New Roman"/>
        </w:rPr>
        <w:t>established</w:t>
      </w:r>
      <w:proofErr w:type="gramEnd"/>
      <w:r w:rsidRPr="00387D97">
        <w:rPr>
          <w:rFonts w:ascii="Times New Roman" w:hAnsi="Times New Roman" w:cs="Times New Roman"/>
        </w:rPr>
        <w:t xml:space="preserve"> with OPOs, further discrepancies in performance and practices come to </w:t>
      </w:r>
      <w:commentRangeStart w:id="29"/>
      <w:commentRangeStart w:id="30"/>
      <w:r w:rsidRPr="00387D97">
        <w:rPr>
          <w:rFonts w:ascii="Times New Roman" w:hAnsi="Times New Roman" w:cs="Times New Roman"/>
        </w:rPr>
        <w:t>light</w:t>
      </w:r>
      <w:commentRangeEnd w:id="29"/>
      <w:r w:rsidR="002E0EE1">
        <w:rPr>
          <w:rStyle w:val="CommentReference"/>
        </w:rPr>
        <w:commentReference w:id="29"/>
      </w:r>
      <w:commentRangeEnd w:id="30"/>
      <w:r w:rsidR="00CC0196">
        <w:rPr>
          <w:rStyle w:val="CommentReference"/>
        </w:rPr>
        <w:commentReference w:id="30"/>
      </w:r>
      <w:r w:rsidRPr="00387D97">
        <w:rPr>
          <w:rFonts w:ascii="Times New Roman" w:hAnsi="Times New Roman" w:cs="Times New Roman"/>
        </w:rPr>
        <w:t xml:space="preserve">. </w:t>
      </w:r>
      <w:commentRangeEnd w:id="27"/>
      <w:r w:rsidR="006C2C31">
        <w:rPr>
          <w:rStyle w:val="CommentReference"/>
        </w:rPr>
        <w:commentReference w:id="27"/>
      </w:r>
      <w:commentRangeEnd w:id="28"/>
      <w:r w:rsidR="00CC0196">
        <w:rPr>
          <w:rStyle w:val="CommentReference"/>
        </w:rPr>
        <w:commentReference w:id="28"/>
      </w:r>
    </w:p>
    <w:p w14:paraId="39887A66" w14:textId="07D17AC9" w:rsidR="00CC0196" w:rsidRDefault="00CC0196" w:rsidP="00CC0196">
      <w:pPr>
        <w:spacing w:line="480" w:lineRule="auto"/>
        <w:contextualSpacing/>
        <w:rPr>
          <w:ins w:id="31" w:author="Kylie Casey" w:date="2023-11-29T15:08:00Z"/>
          <w:rFonts w:ascii="Times New Roman" w:hAnsi="Times New Roman" w:cs="Times New Roman"/>
        </w:rPr>
      </w:pPr>
      <w:ins w:id="32" w:author="Kylie Casey" w:date="2023-11-29T15:08:00Z">
        <w:r w:rsidRPr="00CC0196">
          <w:rPr>
            <w:rFonts w:ascii="Times New Roman" w:hAnsi="Times New Roman" w:cs="Times New Roman"/>
          </w:rPr>
          <w:t xml:space="preserve">Our study </w:t>
        </w:r>
        <w:proofErr w:type="gramStart"/>
        <w:r w:rsidRPr="00CC0196">
          <w:rPr>
            <w:rFonts w:ascii="Times New Roman" w:hAnsi="Times New Roman" w:cs="Times New Roman"/>
          </w:rPr>
          <w:t>provides</w:t>
        </w:r>
        <w:proofErr w:type="gramEnd"/>
        <w:r w:rsidRPr="00CC0196">
          <w:rPr>
            <w:rFonts w:ascii="Times New Roman" w:hAnsi="Times New Roman" w:cs="Times New Roman"/>
          </w:rPr>
          <w:t xml:space="preserve"> a thorough examination of the clinical processes within </w:t>
        </w:r>
        <w:r>
          <w:rPr>
            <w:rFonts w:ascii="Times New Roman" w:hAnsi="Times New Roman" w:cs="Times New Roman"/>
          </w:rPr>
          <w:t>OPOs</w:t>
        </w:r>
        <w:r w:rsidRPr="00CC0196">
          <w:rPr>
            <w:rFonts w:ascii="Times New Roman" w:hAnsi="Times New Roman" w:cs="Times New Roman"/>
          </w:rPr>
          <w:t xml:space="preserve"> and their impact on the organ procurement system. We </w:t>
        </w:r>
      </w:ins>
      <w:ins w:id="33" w:author="Kylie Casey" w:date="2023-11-29T15:24:00Z">
        <w:r w:rsidR="00036554">
          <w:rPr>
            <w:rFonts w:ascii="Times New Roman" w:hAnsi="Times New Roman" w:cs="Times New Roman"/>
          </w:rPr>
          <w:t>review</w:t>
        </w:r>
      </w:ins>
      <w:ins w:id="34" w:author="Kylie Casey" w:date="2023-11-29T15:08:00Z">
        <w:r w:rsidRPr="00CC0196">
          <w:rPr>
            <w:rFonts w:ascii="Times New Roman" w:hAnsi="Times New Roman" w:cs="Times New Roman"/>
          </w:rPr>
          <w:t xml:space="preserve"> the role of </w:t>
        </w:r>
        <w:r>
          <w:rPr>
            <w:rFonts w:ascii="Times New Roman" w:hAnsi="Times New Roman" w:cs="Times New Roman"/>
          </w:rPr>
          <w:t>c</w:t>
        </w:r>
        <w:r w:rsidRPr="00CC0196">
          <w:rPr>
            <w:rFonts w:ascii="Times New Roman" w:hAnsi="Times New Roman" w:cs="Times New Roman"/>
          </w:rPr>
          <w:t xml:space="preserve">linical triggers—the criteria used to determine when a potential organ donor patient should be referred to an OPO. Our analysis reveals significant variability and a lack of standardization in the application of these </w:t>
        </w:r>
        <w:r w:rsidRPr="00CC0196">
          <w:rPr>
            <w:rFonts w:ascii="Times New Roman" w:hAnsi="Times New Roman" w:cs="Times New Roman"/>
          </w:rPr>
          <w:lastRenderedPageBreak/>
          <w:t xml:space="preserve">clinical triggers across different OPOs. Although OPOs are crucial in connecting donors with recipients, the absence of universal standards leads to varied practices at this </w:t>
        </w:r>
        <w:proofErr w:type="gramStart"/>
        <w:r w:rsidRPr="00CC0196">
          <w:rPr>
            <w:rFonts w:ascii="Times New Roman" w:hAnsi="Times New Roman" w:cs="Times New Roman"/>
          </w:rPr>
          <w:t>initial</w:t>
        </w:r>
        <w:proofErr w:type="gramEnd"/>
        <w:r w:rsidRPr="00CC0196">
          <w:rPr>
            <w:rFonts w:ascii="Times New Roman" w:hAnsi="Times New Roman" w:cs="Times New Roman"/>
          </w:rPr>
          <w:t xml:space="preserve">, critical stage of organ procurement. Notably, our data suggest that after </w:t>
        </w:r>
        <w:proofErr w:type="gramStart"/>
        <w:r w:rsidRPr="00CC0196">
          <w:rPr>
            <w:rFonts w:ascii="Times New Roman" w:hAnsi="Times New Roman" w:cs="Times New Roman"/>
          </w:rPr>
          <w:t>establishing</w:t>
        </w:r>
        <w:proofErr w:type="gramEnd"/>
        <w:r w:rsidRPr="00CC0196">
          <w:rPr>
            <w:rFonts w:ascii="Times New Roman" w:hAnsi="Times New Roman" w:cs="Times New Roman"/>
          </w:rPr>
          <w:t xml:space="preserve"> initial contact with OPOs, there is considerable variability in performance and practices among these organizations, which points to the potential benefits of standardizing clinical triggers to achieve more consistent outcomes.</w:t>
        </w:r>
      </w:ins>
    </w:p>
    <w:p w14:paraId="238B0832" w14:textId="77777777" w:rsidR="00CC0196" w:rsidRDefault="00CC0196" w:rsidP="002A00C5">
      <w:pPr>
        <w:spacing w:line="480" w:lineRule="auto"/>
        <w:contextualSpacing/>
        <w:rPr>
          <w:rFonts w:ascii="Times New Roman" w:hAnsi="Times New Roman" w:cs="Times New Roman"/>
        </w:rPr>
      </w:pPr>
    </w:p>
    <w:p w14:paraId="78AD96BB" w14:textId="77777777" w:rsidR="00477D31" w:rsidRPr="00387D97" w:rsidRDefault="00477D31" w:rsidP="002A00C5">
      <w:pPr>
        <w:spacing w:line="480" w:lineRule="auto"/>
        <w:contextualSpacing/>
        <w:rPr>
          <w:rFonts w:ascii="Times New Roman" w:hAnsi="Times New Roman" w:cs="Times New Roman"/>
        </w:rPr>
      </w:pPr>
    </w:p>
    <w:p w14:paraId="32D1CA4F" w14:textId="3B26493F" w:rsidR="004750B7" w:rsidRDefault="007F7249" w:rsidP="008F2BFB">
      <w:pPr>
        <w:spacing w:line="480" w:lineRule="auto"/>
        <w:contextualSpacing/>
        <w:rPr>
          <w:rFonts w:ascii="Times New Roman" w:hAnsi="Times New Roman" w:cs="Times New Roman"/>
        </w:rPr>
      </w:pPr>
      <w:r w:rsidRPr="007F7249">
        <w:rPr>
          <w:rFonts w:ascii="Times New Roman" w:hAnsi="Times New Roman" w:cs="Times New Roman"/>
        </w:rPr>
        <w:t xml:space="preserve">The lack of federal regulation by the Centers for Medicare &amp; Medicaid Services (CMS) and the </w:t>
      </w:r>
      <w:proofErr w:type="gramStart"/>
      <w:r w:rsidRPr="007F7249">
        <w:rPr>
          <w:rFonts w:ascii="Times New Roman" w:hAnsi="Times New Roman" w:cs="Times New Roman"/>
        </w:rPr>
        <w:t>apparent</w:t>
      </w:r>
      <w:proofErr w:type="gramEnd"/>
      <w:r w:rsidRPr="007F7249">
        <w:rPr>
          <w:rFonts w:ascii="Times New Roman" w:hAnsi="Times New Roman" w:cs="Times New Roman"/>
        </w:rPr>
        <w:t xml:space="preserve"> non-enforcement of standards further complicates the landscape of organ procurement. Despite the CMS mandate for the bedside nurse to </w:t>
      </w:r>
      <w:proofErr w:type="gramStart"/>
      <w:r w:rsidRPr="007F7249">
        <w:rPr>
          <w:rFonts w:ascii="Times New Roman" w:hAnsi="Times New Roman" w:cs="Times New Roman"/>
        </w:rPr>
        <w:t>initiate</w:t>
      </w:r>
      <w:proofErr w:type="gramEnd"/>
      <w:r w:rsidRPr="007F7249">
        <w:rPr>
          <w:rFonts w:ascii="Times New Roman" w:hAnsi="Times New Roman" w:cs="Times New Roman"/>
        </w:rPr>
        <w:t xml:space="preserve"> contact upon a patient meeting a clinical trigger, the absence of penalties leaves this critical step susceptible to oversight. This situation is further exacerbated by inquiries from hospitals to the Joint Commission regarding the applicability of certain standards to OPOs, </w:t>
      </w:r>
      <w:r w:rsidR="00477D31" w:rsidRPr="00387D97">
        <w:rPr>
          <w:rFonts w:ascii="Times New Roman" w:hAnsi="Times New Roman" w:cs="Times New Roman"/>
        </w:rPr>
        <w:t>highlighting potential areas of ambiguity and confusion</w:t>
      </w:r>
      <w:r w:rsidR="00477D31">
        <w:rPr>
          <w:rFonts w:ascii="Times New Roman" w:hAnsi="Times New Roman" w:cs="Times New Roman"/>
        </w:rPr>
        <w:t>.</w:t>
      </w:r>
      <w:r w:rsidR="00477D31">
        <w:rPr>
          <w:rFonts w:ascii="Times New Roman" w:hAnsi="Times New Roman" w:cs="Times New Roman"/>
        </w:rPr>
        <w:fldChar w:fldCharType="begin"/>
      </w:r>
      <w:r w:rsidR="00477D31">
        <w:rPr>
          <w:rFonts w:ascii="Times New Roman" w:hAnsi="Times New Roman" w:cs="Times New Roman"/>
        </w:rPr>
        <w:instrText xml:space="preserve"> ADDIN EN.CITE &lt;EndNote&gt;&lt;Cite&gt;&lt;Author&gt;Commission&lt;/Author&gt;&lt;Year&gt;2014&lt;/Year&gt;&lt;RecNum&gt;1524&lt;/RecNum&gt;&lt;DisplayText&gt;&lt;style face="superscript"&gt;8&lt;/style&gt;&lt;/DisplayText&gt;&lt;record&gt;&lt;rec-number&gt;1524&lt;/rec-number&gt;&lt;foreign-keys&gt;&lt;key app="EN" db-id="dx9prs2e7ztr0ie5v9sprvs8atxfxx9s5zde" timestamp="1695264382"&gt;1524&lt;/key&gt;&lt;/foreign-keys&gt;&lt;ref-type name="Government Document"&gt;46&lt;/ref-type&gt;&lt;contributors&gt;&lt;authors&gt;&lt;author&gt;The Joint Commission&lt;/author&gt;&lt;/authors&gt;&lt;/contributors&gt;&lt;titles&gt;&lt;title&gt;Clarifying Standards Applicability to Organ Procurement Organizations&lt;/title&gt;&lt;/titles&gt;&lt;volume&gt;34&lt;/volume&gt;&lt;number&gt;5&lt;/number&gt;&lt;dates&gt;&lt;year&gt;2014&lt;/year&gt;&lt;/dates&gt;&lt;publisher&gt;Joint Commission Perspective&lt;/publisher&gt;&lt;urls&gt;&lt;related-urls&gt;&lt;url&gt;https://www.organdonationalliance.org/wp-content/uploads/2020/10/Joint-Commission-HIPAA-and-Credentially-TX-Surgeons-1.pdf&lt;/url&gt;&lt;/related-urls&gt;&lt;/urls&gt;&lt;/record&gt;&lt;/Cite&gt;&lt;/EndNote&gt;</w:instrText>
      </w:r>
      <w:r w:rsidR="00477D31">
        <w:rPr>
          <w:rFonts w:ascii="Times New Roman" w:hAnsi="Times New Roman" w:cs="Times New Roman"/>
        </w:rPr>
        <w:fldChar w:fldCharType="separate"/>
      </w:r>
      <w:r w:rsidR="00477D31" w:rsidRPr="009E12F8">
        <w:rPr>
          <w:rFonts w:ascii="Times New Roman" w:hAnsi="Times New Roman" w:cs="Times New Roman"/>
          <w:noProof/>
          <w:vertAlign w:val="superscript"/>
        </w:rPr>
        <w:t>8</w:t>
      </w:r>
      <w:r w:rsidR="00477D31">
        <w:rPr>
          <w:rFonts w:ascii="Times New Roman" w:hAnsi="Times New Roman" w:cs="Times New Roman"/>
        </w:rPr>
        <w:fldChar w:fldCharType="end"/>
      </w:r>
      <w:r w:rsidRPr="007F7249">
        <w:rPr>
          <w:rFonts w:ascii="Times New Roman" w:hAnsi="Times New Roman" w:cs="Times New Roman"/>
        </w:rPr>
        <w:t xml:space="preserve"> In addressing these challenges, our study stands out by providing a detailed examination of OPO clinical triggers, an aspect significantly overlooked in previous research. Unlike prior efforts focused </w:t>
      </w:r>
      <w:proofErr w:type="gramStart"/>
      <w:r w:rsidRPr="007F7249">
        <w:rPr>
          <w:rFonts w:ascii="Times New Roman" w:hAnsi="Times New Roman" w:cs="Times New Roman"/>
        </w:rPr>
        <w:t>mainly on</w:t>
      </w:r>
      <w:proofErr w:type="gramEnd"/>
      <w:r w:rsidRPr="007F7249">
        <w:rPr>
          <w:rFonts w:ascii="Times New Roman" w:hAnsi="Times New Roman" w:cs="Times New Roman"/>
        </w:rPr>
        <w:t xml:space="preserve"> policy and framework improvements, our work delves deeply into the operational details of OPOs. </w:t>
      </w:r>
      <w:commentRangeStart w:id="35"/>
      <w:commentRangeStart w:id="36"/>
      <w:r w:rsidRPr="007F7249">
        <w:rPr>
          <w:rFonts w:ascii="Times New Roman" w:hAnsi="Times New Roman" w:cs="Times New Roman"/>
        </w:rPr>
        <w:t xml:space="preserve">This unique approach reveals a concerning reluctance among some OPOs to share information, which is </w:t>
      </w:r>
      <w:proofErr w:type="gramStart"/>
      <w:r w:rsidRPr="007F7249">
        <w:rPr>
          <w:rFonts w:ascii="Times New Roman" w:hAnsi="Times New Roman" w:cs="Times New Roman"/>
        </w:rPr>
        <w:t>perplexing</w:t>
      </w:r>
      <w:proofErr w:type="gramEnd"/>
      <w:r w:rsidRPr="007F7249">
        <w:rPr>
          <w:rFonts w:ascii="Times New Roman" w:hAnsi="Times New Roman" w:cs="Times New Roman"/>
        </w:rPr>
        <w:t xml:space="preserve"> and problematic given the life-saving nature of organ procurement. </w:t>
      </w:r>
      <w:commentRangeEnd w:id="35"/>
      <w:r w:rsidR="002E0EE1">
        <w:rPr>
          <w:rStyle w:val="CommentReference"/>
        </w:rPr>
        <w:commentReference w:id="35"/>
      </w:r>
      <w:commentRangeEnd w:id="36"/>
      <w:r w:rsidR="00EF06BE">
        <w:rPr>
          <w:rStyle w:val="CommentReference"/>
        </w:rPr>
        <w:commentReference w:id="36"/>
      </w:r>
      <w:r w:rsidRPr="007F7249">
        <w:rPr>
          <w:rFonts w:ascii="Times New Roman" w:hAnsi="Times New Roman" w:cs="Times New Roman"/>
        </w:rPr>
        <w:t>Our findings highlight a systemic issue within the organ procurement framework, calling for urgent attention and remediation through greater transparency and standardization to improve the efficacy and fairness of the system.</w:t>
      </w:r>
    </w:p>
    <w:p w14:paraId="5346702C" w14:textId="77777777" w:rsidR="00EF06BE" w:rsidRDefault="00EF06BE" w:rsidP="008F2BFB">
      <w:pPr>
        <w:spacing w:line="480" w:lineRule="auto"/>
        <w:contextualSpacing/>
        <w:rPr>
          <w:rFonts w:ascii="Times New Roman" w:hAnsi="Times New Roman" w:cs="Times New Roman"/>
        </w:rPr>
      </w:pPr>
    </w:p>
    <w:p w14:paraId="0AD9B311" w14:textId="6771FFBB" w:rsidR="00EF06BE" w:rsidRDefault="00EF06BE" w:rsidP="008F2BFB">
      <w:pPr>
        <w:spacing w:line="480" w:lineRule="auto"/>
        <w:contextualSpacing/>
        <w:rPr>
          <w:rFonts w:ascii="Times New Roman" w:hAnsi="Times New Roman" w:cs="Times New Roman"/>
        </w:rPr>
      </w:pPr>
      <w:ins w:id="37" w:author="Kylie Casey" w:date="2023-11-29T15:12:00Z">
        <w:r w:rsidRPr="00EF06BE">
          <w:rPr>
            <w:rFonts w:ascii="Times New Roman" w:hAnsi="Times New Roman" w:cs="Times New Roman"/>
          </w:rPr>
          <w:lastRenderedPageBreak/>
          <w:t xml:space="preserve">The lack of federal regulation by the Centers for Medicare &amp; Medicaid Services (CMS) and the </w:t>
        </w:r>
        <w:proofErr w:type="gramStart"/>
        <w:r w:rsidRPr="00EF06BE">
          <w:rPr>
            <w:rFonts w:ascii="Times New Roman" w:hAnsi="Times New Roman" w:cs="Times New Roman"/>
          </w:rPr>
          <w:t>apparent</w:t>
        </w:r>
        <w:proofErr w:type="gramEnd"/>
        <w:r w:rsidRPr="00EF06BE">
          <w:rPr>
            <w:rFonts w:ascii="Times New Roman" w:hAnsi="Times New Roman" w:cs="Times New Roman"/>
          </w:rPr>
          <w:t xml:space="preserve"> non-enforcement of standards further complicates the landscape of organ procurement. Despite the CMS mandate for the bedside nurse to </w:t>
        </w:r>
        <w:proofErr w:type="gramStart"/>
        <w:r w:rsidRPr="00EF06BE">
          <w:rPr>
            <w:rFonts w:ascii="Times New Roman" w:hAnsi="Times New Roman" w:cs="Times New Roman"/>
          </w:rPr>
          <w:t>initiate</w:t>
        </w:r>
        <w:proofErr w:type="gramEnd"/>
        <w:r w:rsidRPr="00EF06BE">
          <w:rPr>
            <w:rFonts w:ascii="Times New Roman" w:hAnsi="Times New Roman" w:cs="Times New Roman"/>
          </w:rPr>
          <w:t xml:space="preserve"> contact upon a patient meeting a clinical trigger, the absence of penalties leaves this critical step susceptible to oversight. This situation is further exacerbated by inquiries from hospitals to the Joint Commission regarding the applicability of certain standards to OPOs, highlighting potential areas of ambiguity and confusion Our study, which provides a detailed examination of OPO clinical triggers—an aspect significantly overlooked in prior research—emphasizes the need for enhanced transparency throughout the organ procurement process. While </w:t>
        </w:r>
        <w:proofErr w:type="gramStart"/>
        <w:r w:rsidRPr="00EF06BE">
          <w:rPr>
            <w:rFonts w:ascii="Times New Roman" w:hAnsi="Times New Roman" w:cs="Times New Roman"/>
          </w:rPr>
          <w:t>previous</w:t>
        </w:r>
        <w:proofErr w:type="gramEnd"/>
        <w:r w:rsidRPr="00EF06BE">
          <w:rPr>
            <w:rFonts w:ascii="Times New Roman" w:hAnsi="Times New Roman" w:cs="Times New Roman"/>
          </w:rPr>
          <w:t xml:space="preserve"> efforts have mainly focused on policy and framework improvements, our exploration into the operational details of OPOs suggests that greater openness and information sharing at every phase could significantly improve the efficacy and fairness of the system. This approach is especially vital in the context of organ procurement, where transparency not only addresses systemic issues but is also critical for life-saving outcomes.</w:t>
        </w:r>
      </w:ins>
    </w:p>
    <w:p w14:paraId="6C828C21" w14:textId="77777777" w:rsidR="00477D31" w:rsidRPr="00387D97" w:rsidRDefault="00477D31" w:rsidP="008F2BFB">
      <w:pPr>
        <w:spacing w:line="480" w:lineRule="auto"/>
        <w:contextualSpacing/>
        <w:rPr>
          <w:rFonts w:ascii="Times New Roman" w:hAnsi="Times New Roman" w:cs="Times New Roman"/>
        </w:rPr>
      </w:pPr>
    </w:p>
    <w:p w14:paraId="7536903C" w14:textId="3D3A7A1E" w:rsidR="00CC6E0E" w:rsidRDefault="00A20433" w:rsidP="008F2BFB">
      <w:pPr>
        <w:spacing w:line="480" w:lineRule="auto"/>
        <w:contextualSpacing/>
        <w:rPr>
          <w:rFonts w:ascii="Times New Roman" w:hAnsi="Times New Roman" w:cs="Times New Roman"/>
        </w:rPr>
      </w:pPr>
      <w:r w:rsidRPr="00A20433">
        <w:rPr>
          <w:rFonts w:ascii="Times New Roman" w:hAnsi="Times New Roman" w:cs="Times New Roman"/>
        </w:rPr>
        <w:t xml:space="preserve">While our study </w:t>
      </w:r>
      <w:proofErr w:type="gramStart"/>
      <w:r w:rsidRPr="00A20433">
        <w:rPr>
          <w:rFonts w:ascii="Times New Roman" w:hAnsi="Times New Roman" w:cs="Times New Roman"/>
        </w:rPr>
        <w:t>provides</w:t>
      </w:r>
      <w:proofErr w:type="gramEnd"/>
      <w:r w:rsidRPr="00A20433">
        <w:rPr>
          <w:rFonts w:ascii="Times New Roman" w:hAnsi="Times New Roman" w:cs="Times New Roman"/>
        </w:rPr>
        <w:t xml:space="preserve"> comprehensive insights into OPO practices, it is important to acknowledge its limitations. One of the primary constraints is our limited ability to obtain data from all the operational OPOs. Despite our systematic approach, which </w:t>
      </w:r>
      <w:proofErr w:type="gramStart"/>
      <w:r w:rsidRPr="00A20433">
        <w:rPr>
          <w:rFonts w:ascii="Times New Roman" w:hAnsi="Times New Roman" w:cs="Times New Roman"/>
        </w:rPr>
        <w:t>utilized</w:t>
      </w:r>
      <w:proofErr w:type="gramEnd"/>
      <w:r w:rsidRPr="00A20433">
        <w:rPr>
          <w:rFonts w:ascii="Times New Roman" w:hAnsi="Times New Roman" w:cs="Times New Roman"/>
        </w:rPr>
        <w:t xml:space="preserve"> multiple data collection methods, we received responses from only a subset of OPOs, leaving a gap in understanding the complete landscape of OPO practices.</w:t>
      </w:r>
      <w:r w:rsidR="001366C5">
        <w:rPr>
          <w:rFonts w:ascii="Times New Roman" w:hAnsi="Times New Roman" w:cs="Times New Roman"/>
        </w:rPr>
        <w:t xml:space="preserve"> </w:t>
      </w:r>
      <w:r w:rsidRPr="00A20433">
        <w:rPr>
          <w:rFonts w:ascii="Times New Roman" w:hAnsi="Times New Roman" w:cs="Times New Roman"/>
        </w:rPr>
        <w:t xml:space="preserve">Additionally, our study does not fully capture the level of compliance with OPOs regarding critical aspects such as the number of referrals, timeliness of responses, ventilation status, and pre-mention procedures. These are key elements that could significantly influence the effectiveness of OPO operations but remain </w:t>
      </w:r>
      <w:r w:rsidRPr="00A20433">
        <w:rPr>
          <w:rFonts w:ascii="Times New Roman" w:hAnsi="Times New Roman" w:cs="Times New Roman"/>
        </w:rPr>
        <w:lastRenderedPageBreak/>
        <w:t>unexplored due to data constraints. Despite these limitations, the development of the 'Refer My Patient' web-based tool stands as a significant achievement of our study. This innovative and interactive platform, which visualizes clinical trigger data, not only underlines the rigor of our research approach but also serves as a valuable resource for the broader organ transplantation community, enhancing the landscape of current research.</w:t>
      </w:r>
    </w:p>
    <w:p w14:paraId="3B52791A" w14:textId="77777777" w:rsidR="00A20433" w:rsidRDefault="00A20433" w:rsidP="008F2BFB">
      <w:pPr>
        <w:spacing w:line="480" w:lineRule="auto"/>
        <w:contextualSpacing/>
        <w:rPr>
          <w:rFonts w:ascii="Times New Roman" w:hAnsi="Times New Roman" w:cs="Times New Roman"/>
        </w:rPr>
      </w:pPr>
    </w:p>
    <w:p w14:paraId="5DBA8898" w14:textId="5A851A69" w:rsidR="00B57F00" w:rsidRDefault="00C86BC1" w:rsidP="005A260A">
      <w:pPr>
        <w:spacing w:line="480" w:lineRule="auto"/>
        <w:contextualSpacing/>
        <w:rPr>
          <w:rFonts w:ascii="Times New Roman" w:hAnsi="Times New Roman" w:cs="Times New Roman"/>
        </w:rPr>
      </w:pPr>
      <w:r w:rsidRPr="00C86BC1">
        <w:rPr>
          <w:rFonts w:ascii="Times New Roman" w:hAnsi="Times New Roman" w:cs="Times New Roman"/>
        </w:rPr>
        <w:t xml:space="preserve">In analyzing the reasons behind our study's results, it becomes </w:t>
      </w:r>
      <w:proofErr w:type="gramStart"/>
      <w:r w:rsidRPr="00C86BC1">
        <w:rPr>
          <w:rFonts w:ascii="Times New Roman" w:hAnsi="Times New Roman" w:cs="Times New Roman"/>
        </w:rPr>
        <w:t>evident</w:t>
      </w:r>
      <w:proofErr w:type="gramEnd"/>
      <w:r w:rsidRPr="00C86BC1">
        <w:rPr>
          <w:rFonts w:ascii="Times New Roman" w:hAnsi="Times New Roman" w:cs="Times New Roman"/>
        </w:rPr>
        <w:t xml:space="preserve"> that clinical care practices play a crucial role in the organ procurement process</w:t>
      </w:r>
      <w:commentRangeStart w:id="38"/>
      <w:r w:rsidRPr="00C86BC1">
        <w:rPr>
          <w:rFonts w:ascii="Times New Roman" w:hAnsi="Times New Roman" w:cs="Times New Roman"/>
        </w:rPr>
        <w:t xml:space="preserve">. </w:t>
      </w:r>
      <w:commentRangeStart w:id="39"/>
      <w:r w:rsidRPr="00C86BC1">
        <w:rPr>
          <w:rFonts w:ascii="Times New Roman" w:hAnsi="Times New Roman" w:cs="Times New Roman"/>
        </w:rPr>
        <w:t xml:space="preserve">Our findings </w:t>
      </w:r>
      <w:proofErr w:type="gramStart"/>
      <w:r w:rsidRPr="00C86BC1">
        <w:rPr>
          <w:rFonts w:ascii="Times New Roman" w:hAnsi="Times New Roman" w:cs="Times New Roman"/>
        </w:rPr>
        <w:t>indicate</w:t>
      </w:r>
      <w:proofErr w:type="gramEnd"/>
      <w:r w:rsidRPr="00C86BC1">
        <w:rPr>
          <w:rFonts w:ascii="Times New Roman" w:hAnsi="Times New Roman" w:cs="Times New Roman"/>
        </w:rPr>
        <w:t xml:space="preserve"> that OPOs with better performance metrics, as per CMS standards, demonstrate higher donor-to-referral ratios, suggesting the significant impact of actions taken post-referral</w:t>
      </w:r>
      <w:commentRangeEnd w:id="38"/>
      <w:r>
        <w:rPr>
          <w:rStyle w:val="CommentReference"/>
        </w:rPr>
        <w:commentReference w:id="38"/>
      </w:r>
      <w:r w:rsidRPr="00C86BC1">
        <w:rPr>
          <w:rFonts w:ascii="Times New Roman" w:hAnsi="Times New Roman" w:cs="Times New Roman"/>
        </w:rPr>
        <w:t xml:space="preserve">. </w:t>
      </w:r>
      <w:commentRangeEnd w:id="39"/>
      <w:r w:rsidR="002E0EE1">
        <w:rPr>
          <w:rStyle w:val="CommentReference"/>
        </w:rPr>
        <w:commentReference w:id="39"/>
      </w:r>
      <w:r w:rsidR="001E4AEF" w:rsidRPr="001E4AEF">
        <w:rPr>
          <w:rFonts w:ascii="Times New Roman" w:hAnsi="Times New Roman" w:cs="Times New Roman"/>
        </w:rPr>
        <w:t xml:space="preserve">This observation is consistent with our </w:t>
      </w:r>
      <w:proofErr w:type="gramStart"/>
      <w:r w:rsidR="001E4AEF" w:rsidRPr="001E4AEF">
        <w:rPr>
          <w:rFonts w:ascii="Times New Roman" w:hAnsi="Times New Roman" w:cs="Times New Roman"/>
        </w:rPr>
        <w:t>previous</w:t>
      </w:r>
      <w:proofErr w:type="gramEnd"/>
      <w:r w:rsidR="001E4AEF" w:rsidRPr="001E4AEF">
        <w:rPr>
          <w:rFonts w:ascii="Times New Roman" w:hAnsi="Times New Roman" w:cs="Times New Roman"/>
        </w:rPr>
        <w:t xml:space="preserve"> research, which demonstrated that enhanced OPO practices led to a significant increase in referrals. In th</w:t>
      </w:r>
      <w:r w:rsidR="00B45C26">
        <w:rPr>
          <w:rFonts w:ascii="Times New Roman" w:hAnsi="Times New Roman" w:cs="Times New Roman"/>
        </w:rPr>
        <w:t>is</w:t>
      </w:r>
      <w:r w:rsidR="001E4AEF" w:rsidRPr="001E4AEF">
        <w:rPr>
          <w:rFonts w:ascii="Times New Roman" w:hAnsi="Times New Roman" w:cs="Times New Roman"/>
        </w:rPr>
        <w:t xml:space="preserve"> study, we documented a 44% rise in donor yield and a 29% increase in organs transplanted, results that were directly attributable to data-informed improvements in OPO operation</w:t>
      </w:r>
      <w:r w:rsidR="00E7296F">
        <w:rPr>
          <w:rFonts w:ascii="Times New Roman" w:hAnsi="Times New Roman" w:cs="Times New Roman"/>
        </w:rPr>
        <w:t>s.</w:t>
      </w:r>
      <w:r w:rsidR="00F51F32">
        <w:rPr>
          <w:rFonts w:ascii="Times New Roman" w:hAnsi="Times New Roman" w:cs="Times New Roman"/>
        </w:rPr>
        <w:fldChar w:fldCharType="begin">
          <w:fldData xml:space="preserve">PEVuZE5vdGU+PENpdGU+PEF1dGhvcj5Eb2J5PC9BdXRob3I+PFllYXI+MjAyMTwvWWVhcj48UmVj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</w:fldData>
        </w:fldChar>
      </w:r>
      <w:r w:rsidR="00F51F32">
        <w:rPr>
          <w:rFonts w:ascii="Times New Roman" w:hAnsi="Times New Roman" w:cs="Times New Roman"/>
        </w:rPr>
        <w:instrText xml:space="preserve"> ADDIN EN.CITE </w:instrText>
      </w:r>
      <w:r w:rsidR="00F51F32">
        <w:rPr>
          <w:rFonts w:ascii="Times New Roman" w:hAnsi="Times New Roman" w:cs="Times New Roman"/>
        </w:rPr>
        <w:fldChar w:fldCharType="begin">
          <w:fldData xml:space="preserve">PEVuZE5vdGU+PENpdGU+PEF1dGhvcj5Eb2J5PC9BdXRob3I+PFllYXI+MjAyMTwvWWVhcj48UmVj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</w:fldData>
        </w:fldChar>
      </w:r>
      <w:r w:rsidR="00F51F32">
        <w:rPr>
          <w:rFonts w:ascii="Times New Roman" w:hAnsi="Times New Roman" w:cs="Times New Roman"/>
        </w:rPr>
        <w:instrText xml:space="preserve"> ADDIN EN.CITE.DATA </w:instrText>
      </w:r>
      <w:r w:rsidR="00F51F32">
        <w:rPr>
          <w:rFonts w:ascii="Times New Roman" w:hAnsi="Times New Roman" w:cs="Times New Roman"/>
        </w:rPr>
      </w:r>
      <w:r w:rsidR="00F51F32">
        <w:rPr>
          <w:rFonts w:ascii="Times New Roman" w:hAnsi="Times New Roman" w:cs="Times New Roman"/>
        </w:rPr>
        <w:fldChar w:fldCharType="end"/>
      </w:r>
      <w:r w:rsidR="00F51F32">
        <w:rPr>
          <w:rFonts w:ascii="Times New Roman" w:hAnsi="Times New Roman" w:cs="Times New Roman"/>
        </w:rPr>
      </w:r>
      <w:r w:rsidR="00F51F32">
        <w:rPr>
          <w:rFonts w:ascii="Times New Roman" w:hAnsi="Times New Roman" w:cs="Times New Roman"/>
        </w:rPr>
        <w:fldChar w:fldCharType="separate"/>
      </w:r>
      <w:r w:rsidR="00F51F32" w:rsidRPr="00F51F32">
        <w:rPr>
          <w:rFonts w:ascii="Times New Roman" w:hAnsi="Times New Roman" w:cs="Times New Roman"/>
          <w:noProof/>
          <w:vertAlign w:val="superscript"/>
        </w:rPr>
        <w:t>9</w:t>
      </w:r>
      <w:r w:rsidR="00F51F32">
        <w:rPr>
          <w:rFonts w:ascii="Times New Roman" w:hAnsi="Times New Roman" w:cs="Times New Roman"/>
        </w:rPr>
        <w:fldChar w:fldCharType="end"/>
      </w:r>
      <w:r w:rsidR="00A139A8">
        <w:rPr>
          <w:rFonts w:ascii="Times New Roman" w:hAnsi="Times New Roman" w:cs="Times New Roman"/>
        </w:rPr>
        <w:t xml:space="preserve"> </w:t>
      </w:r>
      <w:r w:rsidR="00C66AD0" w:rsidRPr="00C66AD0">
        <w:rPr>
          <w:rFonts w:ascii="Times New Roman" w:hAnsi="Times New Roman" w:cs="Times New Roman"/>
        </w:rPr>
        <w:t xml:space="preserve">These results underscore the potential of OPOs to amplify organ donation rates by refining their practices after the referral point. Such insights are crucial for understanding the diverse outcomes </w:t>
      </w:r>
      <w:proofErr w:type="gramStart"/>
      <w:r w:rsidR="00C66AD0" w:rsidRPr="00C66AD0">
        <w:rPr>
          <w:rFonts w:ascii="Times New Roman" w:hAnsi="Times New Roman" w:cs="Times New Roman"/>
        </w:rPr>
        <w:t>observed</w:t>
      </w:r>
      <w:proofErr w:type="gramEnd"/>
      <w:r w:rsidR="00C66AD0" w:rsidRPr="00C66AD0">
        <w:rPr>
          <w:rFonts w:ascii="Times New Roman" w:hAnsi="Times New Roman" w:cs="Times New Roman"/>
        </w:rPr>
        <w:t xml:space="preserve"> across various OPOs. They point to the need for a holistic focus on OPO operations, encompassing not just the initiation of the referral process but also the quality and efficiency of the actions that follow, highlighting how effective management and clinical practices can lead to improved outcomes in organ procurement.</w:t>
      </w:r>
    </w:p>
    <w:p w14:paraId="324086C0" w14:textId="77777777" w:rsidR="00463262" w:rsidRDefault="00463262" w:rsidP="005A260A">
      <w:pPr>
        <w:spacing w:line="480" w:lineRule="auto"/>
        <w:contextualSpacing/>
        <w:rPr>
          <w:rFonts w:ascii="Times New Roman" w:hAnsi="Times New Roman" w:cs="Times New Roman"/>
        </w:rPr>
      </w:pPr>
    </w:p>
    <w:p w14:paraId="0907FC00" w14:textId="2F4A4383" w:rsidR="00B57F00" w:rsidRDefault="00463262" w:rsidP="005A260A">
      <w:pPr>
        <w:spacing w:line="480" w:lineRule="auto"/>
        <w:contextualSpacing/>
        <w:rPr>
          <w:rFonts w:ascii="Times New Roman" w:hAnsi="Times New Roman" w:cs="Times New Roman"/>
        </w:rPr>
      </w:pPr>
      <w:r w:rsidRPr="00463262">
        <w:rPr>
          <w:rFonts w:ascii="Times New Roman" w:hAnsi="Times New Roman" w:cs="Times New Roman"/>
        </w:rPr>
        <w:t xml:space="preserve">Our study offers pioneering insights into the clinical processes within OPOs, highlighting significant heterogeneity and a lack of transparency in their practices, especially regarding 'clinical triggers.' The absence of nationally accepted standards for these triggers creates </w:t>
      </w:r>
      <w:r w:rsidRPr="00463262">
        <w:rPr>
          <w:rFonts w:ascii="Times New Roman" w:hAnsi="Times New Roman" w:cs="Times New Roman"/>
        </w:rPr>
        <w:lastRenderedPageBreak/>
        <w:t xml:space="preserve">disparities in how OPOs approach organ procurement, a concern compounded by the lack of federal regulation and non-enforcement of standards by the </w:t>
      </w:r>
      <w:r>
        <w:rPr>
          <w:rFonts w:ascii="Times New Roman" w:hAnsi="Times New Roman" w:cs="Times New Roman"/>
        </w:rPr>
        <w:t>CMS</w:t>
      </w:r>
      <w:r w:rsidRPr="00463262">
        <w:rPr>
          <w:rFonts w:ascii="Times New Roman" w:hAnsi="Times New Roman" w:cs="Times New Roman"/>
        </w:rPr>
        <w:t xml:space="preserve">. This situation is </w:t>
      </w:r>
      <w:proofErr w:type="gramStart"/>
      <w:r w:rsidRPr="00463262">
        <w:rPr>
          <w:rFonts w:ascii="Times New Roman" w:hAnsi="Times New Roman" w:cs="Times New Roman"/>
        </w:rPr>
        <w:t>exacerbated</w:t>
      </w:r>
      <w:proofErr w:type="gramEnd"/>
      <w:r w:rsidRPr="00463262">
        <w:rPr>
          <w:rFonts w:ascii="Times New Roman" w:hAnsi="Times New Roman" w:cs="Times New Roman"/>
        </w:rPr>
        <w:t xml:space="preserve"> by the incomplete response from OPOs and the difficulty in assessing their compliance with critical aspects like referral numbers and timeliness. Despite these challenges, our findings show that OPOs with better performance metrics have higher donor-to-referral ratios, emphasizing the impact of post-referral actions, as also seen in our </w:t>
      </w:r>
      <w:proofErr w:type="gramStart"/>
      <w:r w:rsidRPr="00463262">
        <w:rPr>
          <w:rFonts w:ascii="Times New Roman" w:hAnsi="Times New Roman" w:cs="Times New Roman"/>
        </w:rPr>
        <w:t>previous</w:t>
      </w:r>
      <w:proofErr w:type="gramEnd"/>
      <w:r w:rsidRPr="00463262">
        <w:rPr>
          <w:rFonts w:ascii="Times New Roman" w:hAnsi="Times New Roman" w:cs="Times New Roman"/>
        </w:rPr>
        <w:t xml:space="preserve"> research which documented a significant rise in donor yield and organs transplanted due to improved OPO operations. These insights underline the necessity of process data for a comprehensive understanding of OPO functions and suggest the potential of tools like 'Refer My Patient' for enhancing research and practices in organ transplantation. Our study underscores the urgent need for standardized processes and clearer data reporting within OPOs, pointing towards a future direction of research focused on operational nuances and compliance levels, which could </w:t>
      </w:r>
      <w:proofErr w:type="gramStart"/>
      <w:r w:rsidRPr="00463262">
        <w:rPr>
          <w:rFonts w:ascii="Times New Roman" w:hAnsi="Times New Roman" w:cs="Times New Roman"/>
        </w:rPr>
        <w:t>ultimately pave</w:t>
      </w:r>
      <w:proofErr w:type="gramEnd"/>
      <w:r w:rsidRPr="00463262">
        <w:rPr>
          <w:rFonts w:ascii="Times New Roman" w:hAnsi="Times New Roman" w:cs="Times New Roman"/>
        </w:rPr>
        <w:t xml:space="preserve"> the way for a more effective organ procurement system.</w:t>
      </w:r>
    </w:p>
    <w:p w14:paraId="6D3926FD" w14:textId="77777777" w:rsidR="00B57F00" w:rsidRDefault="00B57F00" w:rsidP="005A260A">
      <w:pPr>
        <w:spacing w:line="480" w:lineRule="auto"/>
        <w:contextualSpacing/>
        <w:rPr>
          <w:rFonts w:ascii="Times New Roman" w:hAnsi="Times New Roman" w:cs="Times New Roman"/>
        </w:rPr>
      </w:pPr>
    </w:p>
    <w:p w14:paraId="7F2FF458" w14:textId="77777777" w:rsidR="00122E3E" w:rsidRDefault="00122E3E" w:rsidP="005A260A">
      <w:pPr>
        <w:spacing w:line="480" w:lineRule="auto"/>
        <w:contextualSpacing/>
        <w:rPr>
          <w:rFonts w:ascii="Times New Roman" w:hAnsi="Times New Roman" w:cs="Times New Roman"/>
        </w:rPr>
      </w:pPr>
    </w:p>
    <w:p w14:paraId="0105858D" w14:textId="77777777" w:rsidR="00122E3E" w:rsidRDefault="00122E3E" w:rsidP="005A260A">
      <w:pPr>
        <w:spacing w:line="480" w:lineRule="auto"/>
        <w:contextualSpacing/>
        <w:rPr>
          <w:rFonts w:ascii="Times New Roman" w:hAnsi="Times New Roman" w:cs="Times New Roman"/>
        </w:rPr>
      </w:pPr>
    </w:p>
    <w:p w14:paraId="16D4DCB0" w14:textId="77777777" w:rsidR="00122E3E" w:rsidRDefault="00122E3E" w:rsidP="005A260A">
      <w:pPr>
        <w:spacing w:line="480" w:lineRule="auto"/>
        <w:contextualSpacing/>
        <w:rPr>
          <w:rFonts w:ascii="Times New Roman" w:hAnsi="Times New Roman" w:cs="Times New Roman"/>
        </w:rPr>
      </w:pPr>
    </w:p>
    <w:p w14:paraId="7D2EB15B" w14:textId="77777777" w:rsidR="00122E3E" w:rsidRDefault="00122E3E" w:rsidP="005A260A">
      <w:pPr>
        <w:spacing w:line="480" w:lineRule="auto"/>
        <w:contextualSpacing/>
        <w:rPr>
          <w:rFonts w:ascii="Times New Roman" w:hAnsi="Times New Roman" w:cs="Times New Roman"/>
        </w:rPr>
      </w:pPr>
    </w:p>
    <w:p w14:paraId="3A3201BE" w14:textId="77777777" w:rsidR="00122E3E" w:rsidRDefault="00122E3E" w:rsidP="005A260A">
      <w:pPr>
        <w:spacing w:line="480" w:lineRule="auto"/>
        <w:contextualSpacing/>
        <w:rPr>
          <w:rFonts w:ascii="Times New Roman" w:hAnsi="Times New Roman" w:cs="Times New Roman"/>
        </w:rPr>
      </w:pPr>
    </w:p>
    <w:p w14:paraId="73ECBF05" w14:textId="77777777" w:rsidR="00122E3E" w:rsidRDefault="00122E3E" w:rsidP="005A260A">
      <w:pPr>
        <w:spacing w:line="480" w:lineRule="auto"/>
        <w:contextualSpacing/>
        <w:rPr>
          <w:rFonts w:ascii="Times New Roman" w:hAnsi="Times New Roman" w:cs="Times New Roman"/>
        </w:rPr>
      </w:pPr>
    </w:p>
    <w:p w14:paraId="446956EB" w14:textId="77777777" w:rsidR="00122E3E" w:rsidRDefault="00122E3E" w:rsidP="005A260A">
      <w:pPr>
        <w:spacing w:line="480" w:lineRule="auto"/>
        <w:contextualSpacing/>
        <w:rPr>
          <w:rFonts w:ascii="Times New Roman" w:hAnsi="Times New Roman" w:cs="Times New Roman"/>
        </w:rPr>
      </w:pPr>
    </w:p>
    <w:p w14:paraId="2B673939" w14:textId="77777777" w:rsidR="00122E3E" w:rsidRDefault="00122E3E" w:rsidP="005A260A">
      <w:pPr>
        <w:spacing w:line="480" w:lineRule="auto"/>
        <w:contextualSpacing/>
        <w:rPr>
          <w:rFonts w:ascii="Times New Roman" w:hAnsi="Times New Roman" w:cs="Times New Roman"/>
        </w:rPr>
      </w:pPr>
    </w:p>
    <w:p w14:paraId="20433138" w14:textId="77777777" w:rsidR="007C5FB5" w:rsidRDefault="007C5FB5" w:rsidP="005A260A">
      <w:pPr>
        <w:spacing w:line="480" w:lineRule="auto"/>
        <w:contextualSpacing/>
        <w:rPr>
          <w:rFonts w:ascii="Times New Roman" w:hAnsi="Times New Roman" w:cs="Times New Roman"/>
        </w:rPr>
      </w:pPr>
    </w:p>
    <w:p w14:paraId="210E321F" w14:textId="180C05B2" w:rsidR="005A260A" w:rsidRPr="00A8121D" w:rsidRDefault="005A260A" w:rsidP="005A260A">
      <w:pPr>
        <w:spacing w:line="480" w:lineRule="auto"/>
        <w:contextualSpacing/>
        <w:rPr>
          <w:rFonts w:ascii="Times New Roman" w:hAnsi="Times New Roman" w:cs="Times New Roman"/>
        </w:rPr>
      </w:pPr>
      <w:r w:rsidRPr="00A8121D">
        <w:rPr>
          <w:rFonts w:ascii="Times New Roman" w:hAnsi="Times New Roman" w:cs="Times New Roman"/>
        </w:rPr>
        <w:lastRenderedPageBreak/>
        <w:t>FUNDING SOURCES</w:t>
      </w:r>
    </w:p>
    <w:p w14:paraId="38A58E5A" w14:textId="77777777" w:rsidR="005A260A" w:rsidRPr="00A8121D" w:rsidRDefault="005A260A" w:rsidP="005A260A">
      <w:pPr>
        <w:spacing w:line="480" w:lineRule="auto"/>
        <w:rPr>
          <w:rFonts w:ascii="Times New Roman" w:hAnsi="Times New Roman" w:cs="Times New Roman"/>
        </w:rPr>
      </w:pPr>
    </w:p>
    <w:p w14:paraId="4252EA49" w14:textId="77777777" w:rsidR="005A260A" w:rsidRPr="00A8121D" w:rsidRDefault="005A260A" w:rsidP="005A260A">
      <w:pPr>
        <w:spacing w:line="480" w:lineRule="auto"/>
        <w:rPr>
          <w:rFonts w:ascii="Times New Roman" w:hAnsi="Times New Roman" w:cs="Times New Roman"/>
        </w:rPr>
      </w:pPr>
      <w:r w:rsidRPr="00A8121D">
        <w:rPr>
          <w:rFonts w:ascii="Times New Roman" w:hAnsi="Times New Roman" w:cs="Times New Roman"/>
        </w:rPr>
        <w:t xml:space="preserve">Ms. Doby and Dr. Lynch </w:t>
      </w:r>
      <w:proofErr w:type="gramStart"/>
      <w:r w:rsidRPr="00A8121D">
        <w:rPr>
          <w:rFonts w:ascii="Times New Roman" w:hAnsi="Times New Roman" w:cs="Times New Roman"/>
        </w:rPr>
        <w:t>are funded</w:t>
      </w:r>
      <w:proofErr w:type="gramEnd"/>
      <w:r w:rsidRPr="00A8121D">
        <w:rPr>
          <w:rFonts w:ascii="Times New Roman" w:hAnsi="Times New Roman" w:cs="Times New Roman"/>
        </w:rPr>
        <w:t xml:space="preserve"> in part by the National Institute on Minority Health and Health Disparities (NIH R01 MD017046). </w:t>
      </w:r>
    </w:p>
    <w:p w14:paraId="01F2D953" w14:textId="77777777" w:rsidR="005A260A" w:rsidRPr="00A8121D" w:rsidRDefault="005A260A" w:rsidP="005A260A">
      <w:pPr>
        <w:spacing w:line="480" w:lineRule="auto"/>
        <w:rPr>
          <w:rFonts w:ascii="Times New Roman" w:hAnsi="Times New Roman" w:cs="Times New Roman"/>
        </w:rPr>
      </w:pPr>
    </w:p>
    <w:p w14:paraId="5C8800B8" w14:textId="77777777" w:rsidR="005A260A" w:rsidRPr="00A8121D" w:rsidRDefault="005A260A" w:rsidP="005A260A">
      <w:pPr>
        <w:spacing w:line="480" w:lineRule="auto"/>
        <w:rPr>
          <w:rFonts w:ascii="Times New Roman" w:hAnsi="Times New Roman" w:cs="Times New Roman"/>
        </w:rPr>
      </w:pPr>
    </w:p>
    <w:p w14:paraId="68907C31" w14:textId="77777777" w:rsidR="005A260A" w:rsidRPr="00A8121D" w:rsidRDefault="005A260A" w:rsidP="005A260A">
      <w:pPr>
        <w:spacing w:line="480" w:lineRule="auto"/>
        <w:rPr>
          <w:rFonts w:ascii="Times New Roman" w:hAnsi="Times New Roman" w:cs="Times New Roman"/>
        </w:rPr>
      </w:pPr>
      <w:r w:rsidRPr="00A8121D">
        <w:rPr>
          <w:rFonts w:ascii="Times New Roman" w:hAnsi="Times New Roman" w:cs="Times New Roman"/>
        </w:rPr>
        <w:t>DISCLOSURES</w:t>
      </w:r>
    </w:p>
    <w:p w14:paraId="09F9637B" w14:textId="77777777" w:rsidR="005A260A" w:rsidRPr="00A8121D" w:rsidRDefault="005A260A" w:rsidP="005A260A">
      <w:pPr>
        <w:spacing w:line="480" w:lineRule="auto"/>
        <w:rPr>
          <w:rFonts w:ascii="Times New Roman" w:hAnsi="Times New Roman" w:cs="Times New Roman"/>
        </w:rPr>
      </w:pPr>
    </w:p>
    <w:p w14:paraId="3F6A2CF1" w14:textId="77777777" w:rsidR="005A260A" w:rsidRDefault="005A260A" w:rsidP="005A260A">
      <w:pPr>
        <w:spacing w:line="480" w:lineRule="auto"/>
        <w:rPr>
          <w:rFonts w:ascii="Times New Roman" w:hAnsi="Times New Roman" w:cs="Times New Roman"/>
        </w:rPr>
      </w:pPr>
      <w:r w:rsidRPr="00A8121D">
        <w:rPr>
          <w:rFonts w:ascii="Times New Roman" w:hAnsi="Times New Roman" w:cs="Times New Roman"/>
        </w:rPr>
        <w:t xml:space="preserve">Ms. Doby and Dr. Lynch have previously received research funding from Mid-America Transplant Foundation. Ms. Doby reports consulting fees from Arkansas Regional Organ Recovery Agency, Mid-America Transplant, </w:t>
      </w:r>
      <w:r w:rsidRPr="00407D2C">
        <w:rPr>
          <w:rFonts w:ascii="Times New Roman" w:hAnsi="Times New Roman" w:cs="Times New Roman"/>
          <w:highlight w:val="yellow"/>
        </w:rPr>
        <w:t xml:space="preserve">Justice </w:t>
      </w:r>
      <w:commentRangeStart w:id="40"/>
      <w:r w:rsidRPr="00407D2C">
        <w:rPr>
          <w:rFonts w:ascii="Times New Roman" w:hAnsi="Times New Roman" w:cs="Times New Roman"/>
          <w:highlight w:val="yellow"/>
        </w:rPr>
        <w:t>Catalyst</w:t>
      </w:r>
      <w:commentRangeEnd w:id="40"/>
      <w:r w:rsidR="00BC0532">
        <w:rPr>
          <w:rStyle w:val="CommentReference"/>
        </w:rPr>
        <w:commentReference w:id="40"/>
      </w:r>
      <w:r w:rsidRPr="00407D2C">
        <w:rPr>
          <w:rFonts w:ascii="Times New Roman" w:hAnsi="Times New Roman" w:cs="Times New Roman"/>
          <w:highlight w:val="yellow"/>
        </w:rPr>
        <w:t xml:space="preserve"> Law</w:t>
      </w:r>
      <w:r w:rsidRPr="00A8121D">
        <w:rPr>
          <w:rFonts w:ascii="Times New Roman" w:hAnsi="Times New Roman" w:cs="Times New Roman"/>
        </w:rPr>
        <w:t>, and Organ Alliance, Inc. outside the submitted work.</w:t>
      </w:r>
      <w:r>
        <w:rPr>
          <w:rFonts w:ascii="Times New Roman" w:hAnsi="Times New Roman" w:cs="Times New Roman"/>
        </w:rPr>
        <w:t xml:space="preserve"> </w:t>
      </w:r>
    </w:p>
    <w:p w14:paraId="47263D65" w14:textId="77777777" w:rsidR="005A260A" w:rsidRDefault="005A260A" w:rsidP="008F2BFB">
      <w:pPr>
        <w:spacing w:line="480" w:lineRule="auto"/>
        <w:contextualSpacing/>
        <w:rPr>
          <w:rFonts w:ascii="Times New Roman" w:hAnsi="Times New Roman" w:cs="Times New Roman"/>
        </w:rPr>
      </w:pPr>
    </w:p>
    <w:p w14:paraId="69F71487" w14:textId="77777777" w:rsidR="00307CC6" w:rsidRPr="00A8121D" w:rsidRDefault="00307CC6" w:rsidP="00307CC6">
      <w:pPr>
        <w:spacing w:line="480" w:lineRule="auto"/>
        <w:rPr>
          <w:rFonts w:ascii="Times New Roman" w:hAnsi="Times New Roman" w:cs="Times New Roman"/>
        </w:rPr>
      </w:pPr>
      <w:r w:rsidRPr="00A8121D">
        <w:rPr>
          <w:rFonts w:ascii="Times New Roman" w:hAnsi="Times New Roman" w:cs="Times New Roman"/>
        </w:rPr>
        <w:t>DATA AVAILABILITY STATEMENT</w:t>
      </w:r>
    </w:p>
    <w:p w14:paraId="46DB6E50" w14:textId="77777777" w:rsidR="00307CC6" w:rsidRPr="00A8121D" w:rsidRDefault="00307CC6" w:rsidP="00307CC6">
      <w:pPr>
        <w:spacing w:line="480" w:lineRule="auto"/>
        <w:rPr>
          <w:rFonts w:ascii="Times New Roman" w:hAnsi="Times New Roman" w:cs="Times New Roman"/>
        </w:rPr>
      </w:pPr>
    </w:p>
    <w:p w14:paraId="6B23C2C9" w14:textId="77777777" w:rsidR="00307CC6" w:rsidRPr="00A8121D" w:rsidRDefault="00307CC6" w:rsidP="00307CC6">
      <w:pPr>
        <w:spacing w:line="480" w:lineRule="auto"/>
        <w:rPr>
          <w:rFonts w:ascii="Times New Roman" w:hAnsi="Times New Roman" w:cs="Times New Roman"/>
        </w:rPr>
      </w:pPr>
      <w:r w:rsidRPr="00A8121D">
        <w:rPr>
          <w:rFonts w:ascii="Times New Roman" w:hAnsi="Times New Roman" w:cs="Times New Roman"/>
        </w:rPr>
        <w:t xml:space="preserve">Data included in this manuscript was gathered under data use agreements with the National Center for Health Statistics and the Scientific Registry of Transplant </w:t>
      </w:r>
      <w:proofErr w:type="gramStart"/>
      <w:r w:rsidRPr="00A8121D">
        <w:rPr>
          <w:rFonts w:ascii="Times New Roman" w:hAnsi="Times New Roman" w:cs="Times New Roman"/>
        </w:rPr>
        <w:t>Recipients, and</w:t>
      </w:r>
      <w:proofErr w:type="gramEnd"/>
      <w:r w:rsidRPr="00A8121D">
        <w:rPr>
          <w:rFonts w:ascii="Times New Roman" w:hAnsi="Times New Roman" w:cs="Times New Roman"/>
        </w:rPr>
        <w:t xml:space="preserve"> are available as such to interested parties. Additional </w:t>
      </w:r>
      <w:proofErr w:type="gramStart"/>
      <w:r w:rsidRPr="00A8121D">
        <w:rPr>
          <w:rFonts w:ascii="Times New Roman" w:hAnsi="Times New Roman" w:cs="Times New Roman"/>
        </w:rPr>
        <w:t>publicly-available</w:t>
      </w:r>
      <w:proofErr w:type="gramEnd"/>
      <w:r w:rsidRPr="00A8121D">
        <w:rPr>
          <w:rFonts w:ascii="Times New Roman" w:hAnsi="Times New Roman" w:cs="Times New Roman"/>
        </w:rPr>
        <w:t xml:space="preserve"> data was gathered from online resources without necessity of payment or data use agreements from the Organ Procurement and Transplantation Network contractor and the Department of Homeland Security’s Homeland Infrastructure Foundation-Level Data websites.</w:t>
      </w:r>
    </w:p>
    <w:p w14:paraId="1FB4011B" w14:textId="77777777" w:rsidR="00FB562F" w:rsidRDefault="00FB562F" w:rsidP="00307CC6">
      <w:pPr>
        <w:pStyle w:val="EndNoteBibliographyTitle"/>
        <w:jc w:val="left"/>
        <w:rPr>
          <w:highlight w:val="yellow"/>
        </w:rPr>
      </w:pPr>
    </w:p>
    <w:p w14:paraId="2BA17D97" w14:textId="77777777" w:rsidR="00122E3E" w:rsidRDefault="00122E3E" w:rsidP="00307CC6">
      <w:pPr>
        <w:pStyle w:val="EndNoteBibliographyTitle"/>
        <w:jc w:val="left"/>
        <w:rPr>
          <w:highlight w:val="yellow"/>
        </w:rPr>
      </w:pPr>
    </w:p>
    <w:p w14:paraId="75C6C09C" w14:textId="77777777" w:rsidR="00FB562F" w:rsidRDefault="00FB562F" w:rsidP="00307CC6">
      <w:pPr>
        <w:pStyle w:val="EndNoteBibliographyTitle"/>
        <w:jc w:val="left"/>
        <w:rPr>
          <w:highlight w:val="yellow"/>
        </w:rPr>
      </w:pPr>
    </w:p>
    <w:p w14:paraId="50C5B677" w14:textId="77777777" w:rsidR="00FB562F" w:rsidRDefault="00FB562F" w:rsidP="00307CC6">
      <w:pPr>
        <w:pStyle w:val="EndNoteBibliographyTitle"/>
        <w:jc w:val="left"/>
        <w:rPr>
          <w:highlight w:val="yellow"/>
        </w:rPr>
      </w:pPr>
    </w:p>
    <w:p w14:paraId="290E445A" w14:textId="64D815B5" w:rsidR="008361B6" w:rsidRDefault="00307CC6" w:rsidP="00307CC6">
      <w:pPr>
        <w:pStyle w:val="EndNoteBibliographyTitle"/>
        <w:jc w:val="left"/>
      </w:pPr>
      <w:r w:rsidRPr="00307CC6">
        <w:rPr>
          <w:highlight w:val="yellow"/>
        </w:rPr>
        <w:lastRenderedPageBreak/>
        <w:t>FIGURE LEGENDS</w:t>
      </w:r>
    </w:p>
    <w:p w14:paraId="0FEA41D9" w14:textId="080685AF" w:rsidR="00EB4215" w:rsidRDefault="00EB4215" w:rsidP="009C16DC">
      <w:pPr>
        <w:pStyle w:val="EndNoteBibliographyTitle"/>
      </w:pPr>
    </w:p>
    <w:p w14:paraId="2762869E" w14:textId="41A1F982" w:rsidR="007F1479" w:rsidRDefault="00576269" w:rsidP="00576269">
      <w:pPr>
        <w:pStyle w:val="EndNoteBibliographyTitle"/>
        <w:jc w:val="left"/>
      </w:pPr>
      <w:r>
        <w:drawing>
          <wp:inline distT="0" distB="0" distL="0" distR="0" wp14:anchorId="7DEDD2E7" wp14:editId="20042D2F">
            <wp:extent cx="5943600" cy="3202940"/>
            <wp:effectExtent l="0" t="0" r="0" b="0"/>
            <wp:docPr id="488872448" name="Picture 1" descr="A grey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72448" name="Picture 1" descr="A grey rectangular object with white text&#10;&#10;Description automatically generated"/>
                    <pic:cNvPicPr/>
                  </pic:nvPicPr>
                  <pic:blipFill>
                    <a:blip r:embed="rId18"/>
                    <a:stretch>
                      <a:fillRect/>
                    </a:stretch>
                  </pic:blipFill>
                  <pic:spPr>
                    <a:xfrm>
                      <a:off x="0" y="0"/>
                      <a:ext cx="5943600" cy="3202940"/>
                    </a:xfrm>
                    <a:prstGeom prst="rect">
                      <a:avLst/>
                    </a:prstGeom>
                  </pic:spPr>
                </pic:pic>
              </a:graphicData>
            </a:graphic>
          </wp:inline>
        </w:drawing>
      </w:r>
    </w:p>
    <w:p w14:paraId="05EABFA1" w14:textId="4A87D561" w:rsidR="007F1479" w:rsidRDefault="007F1479" w:rsidP="009C16DC">
      <w:pPr>
        <w:pStyle w:val="EndNoteBibliographyTitle"/>
      </w:pPr>
    </w:p>
    <w:p w14:paraId="7A22A1A8" w14:textId="7849F531" w:rsidR="00A75981" w:rsidRDefault="00D90C86" w:rsidP="009C16DC">
      <w:pPr>
        <w:pStyle w:val="EndNoteBibliographyTitle"/>
      </w:pPr>
      <w:r>
        <w:drawing>
          <wp:inline distT="0" distB="0" distL="0" distR="0" wp14:anchorId="4850546F" wp14:editId="182BFBA3">
            <wp:extent cx="5943600" cy="2349500"/>
            <wp:effectExtent l="0" t="0" r="0" b="0"/>
            <wp:docPr id="1495663064"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63064" name="Picture 1" descr="A screenshot of a diagram&#10;&#10;Description automatically generated"/>
                    <pic:cNvPicPr/>
                  </pic:nvPicPr>
                  <pic:blipFill>
                    <a:blip r:embed="rId19"/>
                    <a:stretch>
                      <a:fillRect/>
                    </a:stretch>
                  </pic:blipFill>
                  <pic:spPr>
                    <a:xfrm>
                      <a:off x="0" y="0"/>
                      <a:ext cx="5943600" cy="2349500"/>
                    </a:xfrm>
                    <a:prstGeom prst="rect">
                      <a:avLst/>
                    </a:prstGeom>
                  </pic:spPr>
                </pic:pic>
              </a:graphicData>
            </a:graphic>
          </wp:inline>
        </w:drawing>
      </w:r>
    </w:p>
    <w:p w14:paraId="65E6A000" w14:textId="53CFB876" w:rsidR="007F1479" w:rsidRDefault="007F1479" w:rsidP="009C16DC">
      <w:pPr>
        <w:pStyle w:val="EndNoteBibliographyTitle"/>
      </w:pPr>
    </w:p>
    <w:p w14:paraId="024944D8" w14:textId="11484F1E" w:rsidR="007F1479" w:rsidRDefault="007F1479" w:rsidP="009C16DC">
      <w:pPr>
        <w:pStyle w:val="EndNoteBibliographyTitle"/>
      </w:pPr>
    </w:p>
    <w:p w14:paraId="49076FA4" w14:textId="2A9A538B" w:rsidR="007F1479" w:rsidRDefault="00224855" w:rsidP="009C16DC">
      <w:pPr>
        <w:pStyle w:val="EndNoteBibliographyTitle"/>
      </w:pPr>
      <w:r>
        <w:lastRenderedPageBreak/>
        <w:drawing>
          <wp:inline distT="0" distB="0" distL="0" distR="0" wp14:anchorId="7D83D615" wp14:editId="4FE6BB28">
            <wp:extent cx="5943600" cy="4519295"/>
            <wp:effectExtent l="0" t="0" r="0" b="0"/>
            <wp:docPr id="1517699604" name="Picture 1" descr="A diagram of a medical proced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99604" name="Picture 1" descr="A diagram of a medical procedure&#10;&#10;Description automatically generated with medium confidence"/>
                    <pic:cNvPicPr/>
                  </pic:nvPicPr>
                  <pic:blipFill>
                    <a:blip r:embed="rId20"/>
                    <a:stretch>
                      <a:fillRect/>
                    </a:stretch>
                  </pic:blipFill>
                  <pic:spPr>
                    <a:xfrm>
                      <a:off x="0" y="0"/>
                      <a:ext cx="5943600" cy="4519295"/>
                    </a:xfrm>
                    <a:prstGeom prst="rect">
                      <a:avLst/>
                    </a:prstGeom>
                  </pic:spPr>
                </pic:pic>
              </a:graphicData>
            </a:graphic>
          </wp:inline>
        </w:drawing>
      </w:r>
    </w:p>
    <w:p w14:paraId="2B4AB36E" w14:textId="59E20498" w:rsidR="007F1479" w:rsidRDefault="007F1479" w:rsidP="009C16DC">
      <w:pPr>
        <w:pStyle w:val="EndNoteBibliographyTitle"/>
      </w:pPr>
    </w:p>
    <w:p w14:paraId="00B4D0D9" w14:textId="49161A03" w:rsidR="007F1479" w:rsidRDefault="007F1479" w:rsidP="009C16DC">
      <w:pPr>
        <w:pStyle w:val="EndNoteBibliographyTitle"/>
      </w:pPr>
    </w:p>
    <w:p w14:paraId="068AC807" w14:textId="1686D386" w:rsidR="007F1479" w:rsidRDefault="00224855" w:rsidP="00224855">
      <w:pPr>
        <w:pStyle w:val="EndNoteBibliographyTitle"/>
        <w:jc w:val="left"/>
      </w:pPr>
      <w:r w:rsidRPr="00E75ACE">
        <w:rPr>
          <w:i/>
          <w:iCs/>
          <w:highlight w:val="yellow"/>
        </w:rPr>
        <w:drawing>
          <wp:anchor distT="0" distB="0" distL="114300" distR="114300" simplePos="0" relativeHeight="251668480" behindDoc="1" locked="0" layoutInCell="1" allowOverlap="1" wp14:anchorId="0AB29B41" wp14:editId="6833C010">
            <wp:simplePos x="0" y="0"/>
            <wp:positionH relativeFrom="column">
              <wp:posOffset>-24130</wp:posOffset>
            </wp:positionH>
            <wp:positionV relativeFrom="paragraph">
              <wp:posOffset>289560</wp:posOffset>
            </wp:positionV>
            <wp:extent cx="5943600" cy="3061970"/>
            <wp:effectExtent l="0" t="0" r="0" b="5080"/>
            <wp:wrapTopAndBottom/>
            <wp:docPr id="1311847926" name="Picture 131184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7926" name="Picture 1311847926"/>
                    <pic:cNvPicPr/>
                  </pic:nvPicPr>
                  <pic:blipFill>
                    <a:blip r:embed="rId21">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anchor>
        </w:drawing>
      </w:r>
      <w:commentRangeStart w:id="41"/>
      <w:commentRangeEnd w:id="41"/>
      <w:r>
        <w:rPr>
          <w:rStyle w:val="CommentReference"/>
          <w:rFonts w:asciiTheme="minorHAnsi" w:hAnsiTheme="minorHAnsi" w:cstheme="minorBidi"/>
          <w:noProof w:val="0"/>
        </w:rPr>
        <w:commentReference w:id="41"/>
      </w:r>
    </w:p>
    <w:p w14:paraId="608EFBDF" w14:textId="3F118027" w:rsidR="00A664A3" w:rsidRDefault="00A664A3" w:rsidP="007F1479">
      <w:pPr>
        <w:pStyle w:val="EndNoteBibliographyTitle"/>
        <w:jc w:val="left"/>
      </w:pPr>
    </w:p>
    <w:p w14:paraId="210E2259" w14:textId="77777777" w:rsidR="00F51F32" w:rsidRPr="00F51F32" w:rsidRDefault="004F13C6" w:rsidP="00F51F32">
      <w:pPr>
        <w:pStyle w:val="EndNoteBibliographyTitle"/>
        <w:rPr>
          <w:b/>
        </w:rPr>
      </w:pPr>
      <w:r>
        <w:fldChar w:fldCharType="begin"/>
      </w:r>
      <w:r>
        <w:instrText xml:space="preserve"> ADDIN EN.REFLIST </w:instrText>
      </w:r>
      <w:r>
        <w:fldChar w:fldCharType="separate"/>
      </w:r>
      <w:r w:rsidR="00F51F32" w:rsidRPr="00F51F32">
        <w:rPr>
          <w:b/>
        </w:rPr>
        <w:t>References</w:t>
      </w:r>
    </w:p>
    <w:p w14:paraId="12B98768" w14:textId="77777777" w:rsidR="00F51F32" w:rsidRPr="00F51F32" w:rsidRDefault="00F51F32" w:rsidP="00F51F32">
      <w:pPr>
        <w:pStyle w:val="EndNoteBibliographyTitle"/>
        <w:rPr>
          <w:b/>
        </w:rPr>
      </w:pPr>
    </w:p>
    <w:p w14:paraId="7F2252F6" w14:textId="77FFB7DC" w:rsidR="00F51F32" w:rsidRPr="00F51F32" w:rsidRDefault="00F51F32" w:rsidP="00F51F32">
      <w:pPr>
        <w:pStyle w:val="EndNoteBibliography"/>
        <w:spacing w:after="240"/>
      </w:pPr>
      <w:r w:rsidRPr="00F51F32">
        <w:t>1.</w:t>
      </w:r>
      <w:r w:rsidRPr="00F51F32">
        <w:tab/>
        <w:t xml:space="preserve">Doby BL, Casey K, Ross-Driscoll K, et al. What is visible is fixable: Visual dashboards for multi-domain assessment of organ procurement organization performance. </w:t>
      </w:r>
      <w:r w:rsidRPr="00F51F32">
        <w:rPr>
          <w:i/>
        </w:rPr>
        <w:t>American Journal of Transplantation</w:t>
      </w:r>
      <w:r w:rsidRPr="00F51F32">
        <w:t>. 2023/08/30/ 2023;doi:</w:t>
      </w:r>
      <w:hyperlink r:id="rId22" w:history="1">
        <w:r w:rsidRPr="00F51F32">
          <w:rPr>
            <w:rStyle w:val="Hyperlink"/>
          </w:rPr>
          <w:t>https://doi.org/10.1016/j.ajt.2023.08.020</w:t>
        </w:r>
      </w:hyperlink>
    </w:p>
    <w:p w14:paraId="3925C23D" w14:textId="77777777" w:rsidR="00F51F32" w:rsidRPr="00F51F32" w:rsidRDefault="00F51F32" w:rsidP="00F51F32">
      <w:pPr>
        <w:pStyle w:val="EndNoteBibliography"/>
        <w:spacing w:after="240"/>
      </w:pPr>
      <w:r w:rsidRPr="00F51F32">
        <w:t>2.</w:t>
      </w:r>
      <w:r w:rsidRPr="00F51F32">
        <w:tab/>
        <w:t xml:space="preserve">Weimer DL. Public and private regulation of organ transplantation: liver allocation and the final rule. </w:t>
      </w:r>
      <w:r w:rsidRPr="00F51F32">
        <w:rPr>
          <w:i/>
        </w:rPr>
        <w:t>J Health Polit Policy Law</w:t>
      </w:r>
      <w:r w:rsidRPr="00F51F32">
        <w:t>. Feb 2007;32(1):9-49. doi:10.1215/03616878-2006-027</w:t>
      </w:r>
    </w:p>
    <w:p w14:paraId="4A70690E" w14:textId="77777777" w:rsidR="00F51F32" w:rsidRPr="00F51F32" w:rsidRDefault="00F51F32" w:rsidP="00F51F32">
      <w:pPr>
        <w:pStyle w:val="EndNoteBibliography"/>
        <w:spacing w:after="240"/>
      </w:pPr>
      <w:r w:rsidRPr="00F51F32">
        <w:t>3.</w:t>
      </w:r>
      <w:r w:rsidRPr="00F51F32">
        <w:tab/>
        <w:t xml:space="preserve">HRSA Announces Organ Procurement and Transplantation Network Modernization Initiative 3/22/2023, 2023. </w:t>
      </w:r>
    </w:p>
    <w:p w14:paraId="4F54A647" w14:textId="77777777" w:rsidR="00F51F32" w:rsidRPr="00F51F32" w:rsidRDefault="00F51F32" w:rsidP="00F51F32">
      <w:pPr>
        <w:pStyle w:val="EndNoteBibliography"/>
        <w:spacing w:after="240"/>
      </w:pPr>
      <w:r w:rsidRPr="00F51F32">
        <w:t>4.</w:t>
      </w:r>
      <w:r w:rsidRPr="00F51F32">
        <w:tab/>
        <w:t xml:space="preserve">Kasiske BL, Salkowski N, Wey A, Israni AK, Snyder JJ. Potential Implications of Recent and Proposed Changes in the Regulatory Oversight of Solid Organ Transplantation in the United States. </w:t>
      </w:r>
      <w:r w:rsidRPr="00F51F32">
        <w:rPr>
          <w:i/>
        </w:rPr>
        <w:t>Am J Transplant</w:t>
      </w:r>
      <w:r w:rsidRPr="00F51F32">
        <w:t>. Dec 2016;16(12):3371-3377. doi:10.1111/ajt.13955</w:t>
      </w:r>
    </w:p>
    <w:p w14:paraId="1014E4FA" w14:textId="77777777" w:rsidR="00F51F32" w:rsidRPr="00F51F32" w:rsidRDefault="00F51F32" w:rsidP="00F51F32">
      <w:pPr>
        <w:pStyle w:val="EndNoteBibliography"/>
        <w:spacing w:after="240"/>
      </w:pPr>
      <w:r w:rsidRPr="00F51F32">
        <w:t>5.</w:t>
      </w:r>
      <w:r w:rsidRPr="00F51F32">
        <w:tab/>
        <w:t xml:space="preserve">Wicclair MR, DeVita M. Oversight of research involving the dead. </w:t>
      </w:r>
      <w:r w:rsidRPr="00F51F32">
        <w:rPr>
          <w:i/>
        </w:rPr>
        <w:t>Kennedy Inst Ethics J</w:t>
      </w:r>
      <w:r w:rsidRPr="00F51F32">
        <w:t>. Jun 2004;14(2):143-64. doi:10.1353/ken.2004.0025</w:t>
      </w:r>
    </w:p>
    <w:p w14:paraId="01C9115E" w14:textId="552207F8" w:rsidR="00F51F32" w:rsidRPr="00F51F32" w:rsidRDefault="00F51F32" w:rsidP="00F51F32">
      <w:pPr>
        <w:pStyle w:val="EndNoteBibliography"/>
        <w:spacing w:after="240"/>
      </w:pPr>
      <w:r w:rsidRPr="00F51F32">
        <w:t>6.</w:t>
      </w:r>
      <w:r w:rsidRPr="00F51F32">
        <w:tab/>
        <w:t xml:space="preserve">Howard RJ, Cornell DL, Schold JD. CMS oversight, OPOs and transplant centers and the law of unintended consequences. </w:t>
      </w:r>
      <w:r w:rsidRPr="00F51F32">
        <w:rPr>
          <w:i/>
        </w:rPr>
        <w:t>Clinical Transplantation</w:t>
      </w:r>
      <w:r w:rsidRPr="00F51F32">
        <w:t>. 2009;23(6):778-783. doi:</w:t>
      </w:r>
      <w:hyperlink r:id="rId23" w:history="1">
        <w:r w:rsidRPr="00F51F32">
          <w:rPr>
            <w:rStyle w:val="Hyperlink"/>
          </w:rPr>
          <w:t>https://doi.org/10.1111/j.1399-0012.2009.01157.x</w:t>
        </w:r>
      </w:hyperlink>
    </w:p>
    <w:p w14:paraId="2E5D3C82" w14:textId="77777777" w:rsidR="00F51F32" w:rsidRPr="00F51F32" w:rsidRDefault="00F51F32" w:rsidP="00F51F32">
      <w:pPr>
        <w:pStyle w:val="EndNoteBibliography"/>
        <w:spacing w:after="240"/>
      </w:pPr>
      <w:r w:rsidRPr="00F51F32">
        <w:t>7.</w:t>
      </w:r>
      <w:r w:rsidRPr="00F51F32">
        <w:tab/>
        <w:t xml:space="preserve">Hall MD S, Alam MD A, Levine MD D, Barac MD, Yaron. Transplant Organizations, Oversight, Structure, and Allocation Process: Worldwide Perspective. </w:t>
      </w:r>
      <w:r w:rsidRPr="00F51F32">
        <w:rPr>
          <w:i/>
        </w:rPr>
        <w:t>Textbook of Transplantation and Mechanical Support for End‐Stage Heart and Lung Disease</w:t>
      </w:r>
      <w:r w:rsidRPr="00F51F32">
        <w:t>. 2023:30-52.</w:t>
      </w:r>
    </w:p>
    <w:p w14:paraId="338CD161" w14:textId="77777777" w:rsidR="00F51F32" w:rsidRPr="00F51F32" w:rsidRDefault="00F51F32" w:rsidP="00F51F32">
      <w:pPr>
        <w:pStyle w:val="EndNoteBibliography"/>
        <w:spacing w:after="240"/>
      </w:pPr>
      <w:r w:rsidRPr="00F51F32">
        <w:t>8.</w:t>
      </w:r>
      <w:r w:rsidRPr="00F51F32">
        <w:tab/>
        <w:t>34 Clarifying Standards Applicability to Organ Procurement Organizations (Joint Commission Perspective) (2014).</w:t>
      </w:r>
    </w:p>
    <w:p w14:paraId="634A042B" w14:textId="77777777" w:rsidR="00F51F32" w:rsidRPr="00F51F32" w:rsidRDefault="00F51F32" w:rsidP="00F51F32">
      <w:pPr>
        <w:pStyle w:val="EndNoteBibliography"/>
      </w:pPr>
      <w:r w:rsidRPr="00F51F32">
        <w:t>9.</w:t>
      </w:r>
      <w:r w:rsidRPr="00F51F32">
        <w:tab/>
        <w:t xml:space="preserve">Doby BL, Hanner K, Johnson S, Purnell TS, Shah MB, Lynch RJ. Results of a data-driven performance improvement initiative in organ donation. </w:t>
      </w:r>
      <w:r w:rsidRPr="00F51F32">
        <w:rPr>
          <w:i/>
        </w:rPr>
        <w:t>Am J Transplant</w:t>
      </w:r>
      <w:r w:rsidRPr="00F51F32">
        <w:t>. Jul 2021;21(7):2555-2562. doi:10.1111/ajt.16442</w:t>
      </w:r>
    </w:p>
    <w:p w14:paraId="13C05554" w14:textId="3C494E34" w:rsidR="00307CC6" w:rsidRDefault="004F13C6" w:rsidP="009C16DC">
      <w:pPr>
        <w:pStyle w:val="EndNoteBibliographyTitle"/>
      </w:pPr>
      <w:r>
        <w:fldChar w:fldCharType="end"/>
      </w:r>
    </w:p>
    <w:p w14:paraId="1A54B0D5" w14:textId="77777777" w:rsidR="00227D29" w:rsidRDefault="00227D29" w:rsidP="00227D29">
      <w:pPr>
        <w:rPr>
          <w:rFonts w:ascii="Times New Roman" w:hAnsi="Times New Roman" w:cs="Times New Roman"/>
          <w:noProof/>
        </w:rPr>
      </w:pPr>
    </w:p>
    <w:p w14:paraId="1EB21D4C" w14:textId="321ABE35" w:rsidR="00227D29" w:rsidRPr="00227D29" w:rsidRDefault="00227D29" w:rsidP="00227D29">
      <w:pPr>
        <w:tabs>
          <w:tab w:val="left" w:pos="6143"/>
        </w:tabs>
      </w:pPr>
      <w:r>
        <w:tab/>
      </w:r>
    </w:p>
    <w:sectPr w:rsidR="00227D29" w:rsidRPr="00227D29" w:rsidSect="008E74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lie Casey" w:date="2023-09-20T21:37:00Z" w:initials="KC">
    <w:p w14:paraId="22CB59D7" w14:textId="6C4D3235" w:rsidR="00CC177C" w:rsidRDefault="00CC177C" w:rsidP="004871BD">
      <w:pPr>
        <w:pStyle w:val="CommentText"/>
      </w:pPr>
      <w:r>
        <w:rPr>
          <w:rStyle w:val="CommentReference"/>
        </w:rPr>
        <w:annotationRef/>
      </w:r>
      <w:r>
        <w:t>Ray- are you going to be corresponding author?</w:t>
      </w:r>
    </w:p>
  </w:comment>
  <w:comment w:id="1" w:author="Ross-Driscoll, Katie" w:date="2023-11-22T15:45:00Z" w:initials="RDK">
    <w:p w14:paraId="3E808A87" w14:textId="77777777" w:rsidR="006C2C31" w:rsidRDefault="006C2C31" w:rsidP="00027408">
      <w:pPr>
        <w:pStyle w:val="CommentText"/>
      </w:pPr>
      <w:r>
        <w:rPr>
          <w:rStyle w:val="CommentReference"/>
        </w:rPr>
        <w:annotationRef/>
      </w:r>
      <w:r>
        <w:t xml:space="preserve">Needs to be defined here </w:t>
      </w:r>
    </w:p>
  </w:comment>
  <w:comment w:id="2" w:author="Kylie Casey [2]" w:date="2023-11-27T08:01:00Z" w:initials="KC">
    <w:p w14:paraId="281FB524" w14:textId="77777777" w:rsidR="001F1A58" w:rsidRDefault="000D662C" w:rsidP="009C6586">
      <w:pPr>
        <w:pStyle w:val="CommentText"/>
      </w:pPr>
      <w:r>
        <w:rPr>
          <w:rStyle w:val="CommentReference"/>
        </w:rPr>
        <w:annotationRef/>
      </w:r>
      <w:r w:rsidR="001F1A58">
        <w:t>How about adding the highlighted sentence here?</w:t>
      </w:r>
    </w:p>
  </w:comment>
  <w:comment w:id="9" w:author="Ross-Driscoll, Katie" w:date="2023-11-22T15:46:00Z" w:initials="RDK">
    <w:p w14:paraId="7E45E972" w14:textId="37ABC567" w:rsidR="006C2C31" w:rsidRDefault="006C2C31" w:rsidP="00142D59">
      <w:pPr>
        <w:pStyle w:val="CommentText"/>
      </w:pPr>
      <w:r>
        <w:rPr>
          <w:rStyle w:val="CommentReference"/>
        </w:rPr>
        <w:annotationRef/>
      </w:r>
      <w:r>
        <w:t>Again, need to define this term</w:t>
      </w:r>
    </w:p>
  </w:comment>
  <w:comment w:id="10" w:author="Kylie Casey [2]" w:date="2023-11-27T08:04:00Z" w:initials="KC">
    <w:p w14:paraId="4E9FB863" w14:textId="77777777" w:rsidR="001F1A58" w:rsidRDefault="00347E9C" w:rsidP="002B11A7">
      <w:pPr>
        <w:pStyle w:val="CommentText"/>
      </w:pPr>
      <w:r>
        <w:rPr>
          <w:rStyle w:val="CommentReference"/>
        </w:rPr>
        <w:annotationRef/>
      </w:r>
      <w:r w:rsidR="001F1A58">
        <w:t>Done in abstract do I do it again here? (not being sarcastic actually asking)</w:t>
      </w:r>
    </w:p>
  </w:comment>
  <w:comment w:id="11" w:author="Ross-Driscoll, Katie" w:date="2023-11-22T15:46:00Z" w:initials="RDK">
    <w:p w14:paraId="172BC85D" w14:textId="194FE4B0" w:rsidR="006C2C31" w:rsidRDefault="006C2C31" w:rsidP="00BC3F89">
      <w:pPr>
        <w:pStyle w:val="CommentText"/>
      </w:pPr>
      <w:r>
        <w:rPr>
          <w:rStyle w:val="CommentReference"/>
        </w:rPr>
        <w:annotationRef/>
      </w:r>
      <w:r>
        <w:t>Need to be consistent with whether we keep this in quotes. My recommendation - do it once when defining it, then leave it out throughout the rest of the manuscript</w:t>
      </w:r>
    </w:p>
  </w:comment>
  <w:comment w:id="12" w:author="Kylie Casey [2]" w:date="2023-11-27T08:06:00Z" w:initials="KC">
    <w:p w14:paraId="349942FF" w14:textId="77777777" w:rsidR="00347E9C" w:rsidRDefault="00347E9C" w:rsidP="002E0376">
      <w:pPr>
        <w:pStyle w:val="CommentText"/>
      </w:pPr>
      <w:r>
        <w:rPr>
          <w:rStyle w:val="CommentReference"/>
        </w:rPr>
        <w:annotationRef/>
      </w:r>
      <w:r>
        <w:t xml:space="preserve">Done </w:t>
      </w:r>
    </w:p>
  </w:comment>
  <w:comment w:id="13" w:author="Kylie Casey [2]" w:date="2023-11-27T08:20:00Z" w:initials="KC">
    <w:p w14:paraId="3B0A4732" w14:textId="77777777" w:rsidR="007F5065" w:rsidRDefault="001754C9" w:rsidP="00D12544">
      <w:pPr>
        <w:pStyle w:val="CommentText"/>
      </w:pPr>
      <w:r>
        <w:rPr>
          <w:rStyle w:val="CommentReference"/>
        </w:rPr>
        <w:annotationRef/>
      </w:r>
      <w:r w:rsidR="007F5065">
        <w:t>@Katie- I totally cleaned up this section taking into your suggestions, let me know what you think, and agree, not sure on the term "positive communication" @Ray and @Brianna need some help on this part</w:t>
      </w:r>
    </w:p>
  </w:comment>
  <w:comment w:id="14" w:author="Kylie Casey" w:date="2023-09-20T21:40:00Z" w:initials="KC">
    <w:p w14:paraId="78790170" w14:textId="77777777" w:rsidR="0053363E" w:rsidRDefault="00A2530A" w:rsidP="00E9062D">
      <w:pPr>
        <w:pStyle w:val="CommentText"/>
      </w:pPr>
      <w:r>
        <w:rPr>
          <w:rStyle w:val="CommentReference"/>
        </w:rPr>
        <w:annotationRef/>
      </w:r>
      <w:r w:rsidR="0053363E">
        <w:t xml:space="preserve">Ray, can you help me with this portion? I know I have the data you sent, just not fully understanding it/how to use it- I took a crack at it but I think I am wrong </w:t>
      </w:r>
    </w:p>
  </w:comment>
  <w:comment w:id="15" w:author="Ross-Driscoll, Katie" w:date="2023-11-22T15:55:00Z" w:initials="RDK">
    <w:p w14:paraId="79B86FB3" w14:textId="18183BBD" w:rsidR="002E0EE1" w:rsidRDefault="002E0EE1" w:rsidP="00D25B8B">
      <w:pPr>
        <w:pStyle w:val="CommentText"/>
      </w:pPr>
      <w:r>
        <w:rPr>
          <w:rStyle w:val="CommentReference"/>
        </w:rPr>
        <w:annotationRef/>
      </w:r>
      <w:r>
        <w:t xml:space="preserve">These are your main findings and I believe deserve much more discussion. We discussed things like changes over time, right? Identifying "strict" and "lenient" OPOs? </w:t>
      </w:r>
    </w:p>
  </w:comment>
  <w:comment w:id="16" w:author="Kylie Casey" w:date="2023-11-30T11:03:00Z" w:initials="KC">
    <w:p w14:paraId="262F09A8" w14:textId="77777777" w:rsidR="002A7A61" w:rsidRDefault="002A7A61" w:rsidP="00A31660">
      <w:pPr>
        <w:pStyle w:val="CommentText"/>
      </w:pPr>
      <w:r>
        <w:rPr>
          <w:rStyle w:val="CommentReference"/>
        </w:rPr>
        <w:annotationRef/>
      </w:r>
      <w:r>
        <w:t>I cleaned it up a little bit but need some help making sure I added what we want to highlight.</w:t>
      </w:r>
    </w:p>
  </w:comment>
  <w:comment w:id="17" w:author="Kylie Casey" w:date="2023-09-20T21:42:00Z" w:initials="KC">
    <w:p w14:paraId="5F8B77C9" w14:textId="33718EBD" w:rsidR="00324D28" w:rsidRDefault="00324D28" w:rsidP="004D62D6">
      <w:pPr>
        <w:pStyle w:val="CommentText"/>
      </w:pPr>
      <w:r>
        <w:rPr>
          <w:rStyle w:val="CommentReference"/>
        </w:rPr>
        <w:annotationRef/>
      </w:r>
      <w:r>
        <w:t>Team these are all snippets from the map, Brianna, I know you had said you want certain snippets from the map, let me know what you think would be best here/ what we should highlight, of note, I did one OPO that gave us a card, and one that didn’t respond, if we want to be salty could consider doing one that refused?</w:t>
      </w:r>
    </w:p>
  </w:comment>
  <w:comment w:id="18" w:author="Kylie Casey" w:date="2023-09-22T23:23:00Z" w:initials="KC">
    <w:p w14:paraId="635DD523" w14:textId="77777777" w:rsidR="001414F2" w:rsidRDefault="001414F2" w:rsidP="007B38D2">
      <w:pPr>
        <w:pStyle w:val="CommentText"/>
      </w:pPr>
      <w:r>
        <w:rPr>
          <w:rStyle w:val="CommentReference"/>
        </w:rPr>
        <w:annotationRef/>
      </w:r>
      <w:r>
        <w:t>I put a direct link to our dashboard, we can make it work right? (;</w:t>
      </w:r>
    </w:p>
  </w:comment>
  <w:comment w:id="19" w:author="Ross-Driscoll, Katie" w:date="2023-11-22T15:55:00Z" w:initials="RDK">
    <w:p w14:paraId="7175B57B" w14:textId="77777777" w:rsidR="002E0EE1" w:rsidRDefault="002E0EE1" w:rsidP="000542D3">
      <w:pPr>
        <w:pStyle w:val="CommentText"/>
      </w:pPr>
      <w:r>
        <w:rPr>
          <w:rStyle w:val="CommentReference"/>
        </w:rPr>
        <w:annotationRef/>
      </w:r>
      <w:r>
        <w:t xml:space="preserve">"Despite multiple attempts" sounds a little passive aggressive to me </w:t>
      </w:r>
    </w:p>
  </w:comment>
  <w:comment w:id="20" w:author="Kylie Casey" w:date="2023-11-29T14:19:00Z" w:initials="KC">
    <w:p w14:paraId="2BADDA6D" w14:textId="77777777" w:rsidR="00224855" w:rsidRDefault="00224855" w:rsidP="00E61063">
      <w:pPr>
        <w:pStyle w:val="CommentText"/>
      </w:pPr>
      <w:r>
        <w:rPr>
          <w:rStyle w:val="CommentReference"/>
        </w:rPr>
        <w:annotationRef/>
      </w:r>
      <w:r>
        <w:t>Agree @ Ray and @ Brianna- how can I phrase better? I don't want to change It without approval (it will take a little time for me to adjust the map)</w:t>
      </w:r>
    </w:p>
  </w:comment>
  <w:comment w:id="21" w:author="Kylie Casey" w:date="2023-09-23T01:15:00Z" w:initials="KC">
    <w:p w14:paraId="75530651" w14:textId="2D688087" w:rsidR="005F2F20" w:rsidRDefault="005F2F20" w:rsidP="0017492D">
      <w:pPr>
        <w:pStyle w:val="CommentText"/>
      </w:pPr>
      <w:r>
        <w:rPr>
          <w:rStyle w:val="CommentReference"/>
        </w:rPr>
        <w:annotationRef/>
      </w:r>
      <w:r>
        <w:t>This is a snippet from the excel sheet just from texas opos- how can I show a pt composit best you guys think? Showing a difference in a state? Help me ):</w:t>
      </w:r>
    </w:p>
  </w:comment>
  <w:comment w:id="22" w:author="Kylie Casey" w:date="2023-11-15T10:02:00Z" w:initials="KC">
    <w:p w14:paraId="1CAE0103" w14:textId="77777777" w:rsidR="00BC14E9" w:rsidRDefault="00BC14E9">
      <w:pPr>
        <w:pStyle w:val="CommentText"/>
      </w:pPr>
      <w:r>
        <w:rPr>
          <w:rStyle w:val="CommentReference"/>
        </w:rPr>
        <w:annotationRef/>
      </w:r>
      <w:r>
        <w:t>Katie: I need help with these 3 points:</w:t>
      </w:r>
      <w:r>
        <w:br/>
        <w:t xml:space="preserve">1. Triggers didn’t correlate with more referrals/CALC death or CMS performance. </w:t>
      </w:r>
      <w:r>
        <w:br/>
      </w:r>
      <w:r>
        <w:br/>
        <w:t>2. Change to triggers didn’t associate with improvement in performance</w:t>
      </w:r>
    </w:p>
    <w:p w14:paraId="6F4C246F" w14:textId="77777777" w:rsidR="00BC14E9" w:rsidRDefault="00BC14E9" w:rsidP="00C83AD9">
      <w:pPr>
        <w:pStyle w:val="CommentText"/>
      </w:pPr>
      <w:r>
        <w:br/>
        <w:t xml:space="preserve">3. Performance </w:t>
      </w:r>
      <w:r>
        <w:rPr>
          <w:b/>
          <w:bCs/>
        </w:rPr>
        <w:t>did</w:t>
      </w:r>
      <w:r>
        <w:t xml:space="preserve"> correlate with in-OPO (referral) conversion</w:t>
      </w:r>
    </w:p>
  </w:comment>
  <w:comment w:id="23" w:author="Ross-Driscoll, Katie" w:date="2023-11-22T15:53:00Z" w:initials="RDK">
    <w:p w14:paraId="73B0F7A8" w14:textId="77777777" w:rsidR="002E0EE1" w:rsidRDefault="006C2C31" w:rsidP="00DF2B4F">
      <w:pPr>
        <w:pStyle w:val="CommentText"/>
      </w:pPr>
      <w:r>
        <w:rPr>
          <w:rStyle w:val="CommentReference"/>
        </w:rPr>
        <w:annotationRef/>
      </w:r>
      <w:r w:rsidR="002E0EE1">
        <w:t xml:space="preserve">Does this mean that findings for clinical triggers were entirely null? How was this analysis done? Need more in this in the methods (should be in a section called Statistical Analysis) </w:t>
      </w:r>
    </w:p>
  </w:comment>
  <w:comment w:id="24" w:author="Kylie Casey" w:date="2023-11-30T11:06:00Z" w:initials="KC">
    <w:p w14:paraId="2A248C4E" w14:textId="77777777" w:rsidR="00616535" w:rsidRDefault="00616535" w:rsidP="00CD20BE">
      <w:pPr>
        <w:pStyle w:val="CommentText"/>
      </w:pPr>
      <w:r>
        <w:rPr>
          <w:rStyle w:val="CommentReference"/>
        </w:rPr>
        <w:annotationRef/>
      </w:r>
      <w:r>
        <w:t>New figure 1</w:t>
      </w:r>
    </w:p>
  </w:comment>
  <w:comment w:id="25" w:author="Ross-Driscoll, Katie" w:date="2023-11-22T15:54:00Z" w:initials="RDK">
    <w:p w14:paraId="0BA296A2" w14:textId="47528D41" w:rsidR="006C2C31" w:rsidRDefault="006C2C31" w:rsidP="00CE499E">
      <w:pPr>
        <w:pStyle w:val="CommentText"/>
      </w:pPr>
      <w:r>
        <w:rPr>
          <w:rStyle w:val="CommentReference"/>
        </w:rPr>
        <w:annotationRef/>
      </w:r>
      <w:r>
        <w:t>Sorry, soapbox - this is a term with a specific meaning ("</w:t>
      </w:r>
      <w:r>
        <w:rPr>
          <w:color w:val="000000"/>
          <w:highlight w:val="white"/>
        </w:rPr>
        <w:t>preventable differences in the burden of disease, injury, violence, or opportunities to achieve optimal health that are experienced by socially disadvantaged populations</w:t>
      </w:r>
      <w:r>
        <w:t xml:space="preserve">", CDC). Variation in OPO practice may result in health disparity but is not in and of itself a disparity </w:t>
      </w:r>
    </w:p>
  </w:comment>
  <w:comment w:id="26" w:author="Kylie Casey" w:date="2023-11-29T15:08:00Z" w:initials="KC">
    <w:p w14:paraId="709A00EE" w14:textId="77777777" w:rsidR="00CC0196" w:rsidRDefault="00CC0196" w:rsidP="00CA1624">
      <w:pPr>
        <w:pStyle w:val="CommentText"/>
      </w:pPr>
      <w:r>
        <w:rPr>
          <w:rStyle w:val="CommentReference"/>
        </w:rPr>
        <w:annotationRef/>
      </w:r>
      <w:r>
        <w:t>Agree- do you like revised paragraph below?</w:t>
      </w:r>
    </w:p>
  </w:comment>
  <w:comment w:id="29" w:author="Ross-Driscoll, Katie" w:date="2023-11-22T15:58:00Z" w:initials="RDK">
    <w:p w14:paraId="20FD0EFB" w14:textId="74322A41" w:rsidR="002E0EE1" w:rsidRDefault="002E0EE1" w:rsidP="007B1226">
      <w:pPr>
        <w:pStyle w:val="CommentText"/>
      </w:pPr>
      <w:r>
        <w:rPr>
          <w:rStyle w:val="CommentReference"/>
        </w:rPr>
        <w:annotationRef/>
      </w:r>
      <w:r>
        <w:t>If we're going to discuss OPO referral / performance, we need to grapple with the fact that clinical trigger qualities appear to have no impact on the number of referrals received. How do we justify their importance in light of this?</w:t>
      </w:r>
    </w:p>
  </w:comment>
  <w:comment w:id="30" w:author="Kylie Casey" w:date="2023-11-29T15:08:00Z" w:initials="KC">
    <w:p w14:paraId="461287D8" w14:textId="77777777" w:rsidR="00CC0196" w:rsidRDefault="00CC0196">
      <w:pPr>
        <w:pStyle w:val="CommentText"/>
      </w:pPr>
      <w:r>
        <w:rPr>
          <w:rStyle w:val="CommentReference"/>
        </w:rPr>
        <w:annotationRef/>
      </w:r>
      <w:r>
        <w:t>Agree- do you like revised paragraph below?</w:t>
      </w:r>
    </w:p>
    <w:p w14:paraId="7FD860EF" w14:textId="77777777" w:rsidR="00CC0196" w:rsidRDefault="00CC0196" w:rsidP="00BA7CE6">
      <w:pPr>
        <w:pStyle w:val="CommentText"/>
      </w:pPr>
    </w:p>
  </w:comment>
  <w:comment w:id="27" w:author="Ross-Driscoll, Katie" w:date="2023-11-22T15:54:00Z" w:initials="RDK">
    <w:p w14:paraId="65188171" w14:textId="19DC7898" w:rsidR="006C2C31" w:rsidRDefault="006C2C31" w:rsidP="00AF798E">
      <w:pPr>
        <w:pStyle w:val="CommentText"/>
      </w:pPr>
      <w:r>
        <w:rPr>
          <w:rStyle w:val="CommentReference"/>
        </w:rPr>
        <w:annotationRef/>
      </w:r>
      <w:r>
        <w:t xml:space="preserve">Do we know this from the data we've presented? </w:t>
      </w:r>
    </w:p>
  </w:comment>
  <w:comment w:id="28" w:author="Kylie Casey" w:date="2023-11-29T15:08:00Z" w:initials="KC">
    <w:p w14:paraId="69EF6A64" w14:textId="77777777" w:rsidR="00CC0196" w:rsidRDefault="00CC0196" w:rsidP="005970CF">
      <w:pPr>
        <w:pStyle w:val="CommentText"/>
      </w:pPr>
      <w:r>
        <w:rPr>
          <w:rStyle w:val="CommentReference"/>
        </w:rPr>
        <w:annotationRef/>
      </w:r>
      <w:r>
        <w:t>Agree- do you like revised paragraph below?</w:t>
      </w:r>
    </w:p>
  </w:comment>
  <w:comment w:id="35" w:author="Ross-Driscoll, Katie" w:date="2023-11-22T15:59:00Z" w:initials="RDK">
    <w:p w14:paraId="5610F2AF" w14:textId="6B40A1DB" w:rsidR="002E0EE1" w:rsidRDefault="002E0EE1" w:rsidP="006A57D7">
      <w:pPr>
        <w:pStyle w:val="CommentText"/>
      </w:pPr>
      <w:r>
        <w:rPr>
          <w:rStyle w:val="CommentReference"/>
        </w:rPr>
        <w:annotationRef/>
      </w:r>
      <w:r>
        <w:t xml:space="preserve">IDK guys, I feel like this comes off as sour grapes. Maybe we could phrase this as greater transparency is needed at every phase of the process? </w:t>
      </w:r>
    </w:p>
  </w:comment>
  <w:comment w:id="36" w:author="Kylie Casey" w:date="2023-11-29T15:12:00Z" w:initials="KC">
    <w:p w14:paraId="6FD4E9C2" w14:textId="77777777" w:rsidR="00EF06BE" w:rsidRDefault="00EF06BE" w:rsidP="004C32DC">
      <w:pPr>
        <w:pStyle w:val="CommentText"/>
      </w:pPr>
      <w:r>
        <w:rPr>
          <w:rStyle w:val="CommentReference"/>
        </w:rPr>
        <w:annotationRef/>
      </w:r>
      <w:r>
        <w:t>What about the paragraph below?</w:t>
      </w:r>
    </w:p>
  </w:comment>
  <w:comment w:id="38" w:author="Kylie Casey" w:date="2023-11-15T10:24:00Z" w:initials="KC">
    <w:p w14:paraId="5CA16DD0" w14:textId="27329814" w:rsidR="00C86BC1" w:rsidRDefault="00C86BC1" w:rsidP="00F13B8A">
      <w:pPr>
        <w:pStyle w:val="CommentText"/>
      </w:pPr>
      <w:r>
        <w:rPr>
          <w:rStyle w:val="CommentReference"/>
        </w:rPr>
        <w:annotationRef/>
      </w:r>
      <w:r>
        <w:t>I can say this right?</w:t>
      </w:r>
    </w:p>
  </w:comment>
  <w:comment w:id="39" w:author="Ross-Driscoll, Katie" w:date="2023-11-22T16:00:00Z" w:initials="RDK">
    <w:p w14:paraId="3E7B2C5F" w14:textId="77777777" w:rsidR="002E0EE1" w:rsidRDefault="002E0EE1" w:rsidP="00C4694A">
      <w:pPr>
        <w:pStyle w:val="CommentText"/>
      </w:pPr>
      <w:r>
        <w:rPr>
          <w:rStyle w:val="CommentReference"/>
        </w:rPr>
        <w:annotationRef/>
      </w:r>
      <w:r>
        <w:t xml:space="preserve">If this is the main point of the manuscript, the introduction needs to be reframed. </w:t>
      </w:r>
    </w:p>
  </w:comment>
  <w:comment w:id="40" w:author="Kylie Casey" w:date="2023-09-20T21:47:00Z" w:initials="KC">
    <w:p w14:paraId="08D6E7A7" w14:textId="64849FC5" w:rsidR="00BC0532" w:rsidRDefault="00BC0532" w:rsidP="001F3278">
      <w:pPr>
        <w:pStyle w:val="CommentText"/>
      </w:pPr>
      <w:r>
        <w:rPr>
          <w:rStyle w:val="CommentReference"/>
        </w:rPr>
        <w:annotationRef/>
      </w:r>
      <w:r>
        <w:t>LOL</w:t>
      </w:r>
    </w:p>
  </w:comment>
  <w:comment w:id="41" w:author="Kylie Casey" w:date="2023-11-29T14:19:00Z" w:initials="KC">
    <w:p w14:paraId="44CBB72F" w14:textId="77777777" w:rsidR="00224855" w:rsidRDefault="00224855" w:rsidP="00323EAA">
      <w:pPr>
        <w:pStyle w:val="CommentText"/>
      </w:pPr>
      <w:r>
        <w:rPr>
          <w:rStyle w:val="CommentReference"/>
        </w:rPr>
        <w:annotationRef/>
      </w:r>
      <w:r>
        <w:t>@Ray can you send me this/ need to renumber it on here obviously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CB59D7" w15:done="0"/>
  <w15:commentEx w15:paraId="3E808A87" w15:done="0"/>
  <w15:commentEx w15:paraId="281FB524" w15:paraIdParent="3E808A87" w15:done="0"/>
  <w15:commentEx w15:paraId="7E45E972" w15:done="0"/>
  <w15:commentEx w15:paraId="4E9FB863" w15:paraIdParent="7E45E972" w15:done="0"/>
  <w15:commentEx w15:paraId="172BC85D" w15:done="0"/>
  <w15:commentEx w15:paraId="349942FF" w15:paraIdParent="172BC85D" w15:done="0"/>
  <w15:commentEx w15:paraId="3B0A4732" w15:done="0"/>
  <w15:commentEx w15:paraId="78790170" w15:done="0"/>
  <w15:commentEx w15:paraId="79B86FB3" w15:done="0"/>
  <w15:commentEx w15:paraId="262F09A8" w15:paraIdParent="79B86FB3" w15:done="0"/>
  <w15:commentEx w15:paraId="5F8B77C9" w15:done="0"/>
  <w15:commentEx w15:paraId="635DD523" w15:done="0"/>
  <w15:commentEx w15:paraId="7175B57B" w15:done="0"/>
  <w15:commentEx w15:paraId="2BADDA6D" w15:paraIdParent="7175B57B" w15:done="0"/>
  <w15:commentEx w15:paraId="75530651" w15:done="0"/>
  <w15:commentEx w15:paraId="6F4C246F" w15:done="0"/>
  <w15:commentEx w15:paraId="73B0F7A8" w15:paraIdParent="6F4C246F" w15:done="0"/>
  <w15:commentEx w15:paraId="2A248C4E" w15:done="0"/>
  <w15:commentEx w15:paraId="0BA296A2" w15:done="0"/>
  <w15:commentEx w15:paraId="709A00EE" w15:paraIdParent="0BA296A2" w15:done="0"/>
  <w15:commentEx w15:paraId="20FD0EFB" w15:done="0"/>
  <w15:commentEx w15:paraId="7FD860EF" w15:paraIdParent="20FD0EFB" w15:done="0"/>
  <w15:commentEx w15:paraId="65188171" w15:done="0"/>
  <w15:commentEx w15:paraId="69EF6A64" w15:paraIdParent="65188171" w15:done="0"/>
  <w15:commentEx w15:paraId="5610F2AF" w15:done="0"/>
  <w15:commentEx w15:paraId="6FD4E9C2" w15:paraIdParent="5610F2AF" w15:done="0"/>
  <w15:commentEx w15:paraId="5CA16DD0" w15:done="0"/>
  <w15:commentEx w15:paraId="3E7B2C5F" w15:done="0"/>
  <w15:commentEx w15:paraId="08D6E7A7" w15:done="0"/>
  <w15:commentEx w15:paraId="44CBB7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B5E491" w16cex:dateUtc="2023-09-21T02:37:00Z"/>
  <w16cex:commentExtensible w16cex:durableId="2908A0A6" w16cex:dateUtc="2023-11-22T20:45:00Z"/>
  <w16cex:commentExtensible w16cex:durableId="411C3304" w16cex:dateUtc="2023-11-27T14:01:00Z"/>
  <w16cex:commentExtensible w16cex:durableId="2908A0C8" w16cex:dateUtc="2023-11-22T20:46:00Z"/>
  <w16cex:commentExtensible w16cex:durableId="37758332" w16cex:dateUtc="2023-11-27T14:04:00Z"/>
  <w16cex:commentExtensible w16cex:durableId="2908A0F1" w16cex:dateUtc="2023-11-22T20:46:00Z"/>
  <w16cex:commentExtensible w16cex:durableId="07EB3972" w16cex:dateUtc="2023-11-27T14:06:00Z"/>
  <w16cex:commentExtensible w16cex:durableId="0D4472DA" w16cex:dateUtc="2023-11-27T14:20:00Z"/>
  <w16cex:commentExtensible w16cex:durableId="28B5E553" w16cex:dateUtc="2023-09-21T02:40:00Z"/>
  <w16cex:commentExtensible w16cex:durableId="2908A2F8" w16cex:dateUtc="2023-11-22T20:55:00Z"/>
  <w16cex:commentExtensible w16cex:durableId="0D790885" w16cex:dateUtc="2023-11-30T17:03:00Z"/>
  <w16cex:commentExtensible w16cex:durableId="28B5E5D6" w16cex:dateUtc="2023-09-21T02:42:00Z"/>
  <w16cex:commentExtensible w16cex:durableId="58B5CEC8" w16cex:dateUtc="2023-09-23T04:23:00Z"/>
  <w16cex:commentExtensible w16cex:durableId="2908A30F" w16cex:dateUtc="2023-11-22T20:55:00Z"/>
  <w16cex:commentExtensible w16cex:durableId="76C3EC85" w16cex:dateUtc="2023-11-29T20:19:00Z"/>
  <w16cex:commentExtensible w16cex:durableId="2BDD5055" w16cex:dateUtc="2023-09-23T06:15:00Z"/>
  <w16cex:commentExtensible w16cex:durableId="5098FB3E" w16cex:dateUtc="2023-11-15T16:02:00Z"/>
  <w16cex:commentExtensible w16cex:durableId="2908A267" w16cex:dateUtc="2023-11-22T20:53:00Z"/>
  <w16cex:commentExtensible w16cex:durableId="3F1F12DA" w16cex:dateUtc="2023-11-30T17:06:00Z"/>
  <w16cex:commentExtensible w16cex:durableId="2908A2AA" w16cex:dateUtc="2023-11-22T20:54:00Z"/>
  <w16cex:commentExtensible w16cex:durableId="47370CDB" w16cex:dateUtc="2023-11-29T21:08:00Z"/>
  <w16cex:commentExtensible w16cex:durableId="2908A3A7" w16cex:dateUtc="2023-11-22T20:58:00Z"/>
  <w16cex:commentExtensible w16cex:durableId="2C5830BE" w16cex:dateUtc="2023-11-29T21:08:00Z"/>
  <w16cex:commentExtensible w16cex:durableId="2908A2B4" w16cex:dateUtc="2023-11-22T20:54:00Z"/>
  <w16cex:commentExtensible w16cex:durableId="343B9C90" w16cex:dateUtc="2023-11-29T21:08:00Z"/>
  <w16cex:commentExtensible w16cex:durableId="2908A3FD" w16cex:dateUtc="2023-11-22T20:59:00Z"/>
  <w16cex:commentExtensible w16cex:durableId="779D9233" w16cex:dateUtc="2023-11-29T21:12:00Z"/>
  <w16cex:commentExtensible w16cex:durableId="703C77A0" w16cex:dateUtc="2023-11-15T16:24:00Z"/>
  <w16cex:commentExtensible w16cex:durableId="2908A435" w16cex:dateUtc="2023-11-22T21:00:00Z"/>
  <w16cex:commentExtensible w16cex:durableId="28B5E6E2" w16cex:dateUtc="2023-09-21T02:47:00Z"/>
  <w16cex:commentExtensible w16cex:durableId="47386FBE" w16cex:dateUtc="2023-11-29T2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CB59D7" w16cid:durableId="28B5E491"/>
  <w16cid:commentId w16cid:paraId="3E808A87" w16cid:durableId="2908A0A6"/>
  <w16cid:commentId w16cid:paraId="281FB524" w16cid:durableId="411C3304"/>
  <w16cid:commentId w16cid:paraId="7E45E972" w16cid:durableId="2908A0C8"/>
  <w16cid:commentId w16cid:paraId="4E9FB863" w16cid:durableId="37758332"/>
  <w16cid:commentId w16cid:paraId="172BC85D" w16cid:durableId="2908A0F1"/>
  <w16cid:commentId w16cid:paraId="349942FF" w16cid:durableId="07EB3972"/>
  <w16cid:commentId w16cid:paraId="3B0A4732" w16cid:durableId="0D4472DA"/>
  <w16cid:commentId w16cid:paraId="78790170" w16cid:durableId="28B5E553"/>
  <w16cid:commentId w16cid:paraId="79B86FB3" w16cid:durableId="2908A2F8"/>
  <w16cid:commentId w16cid:paraId="262F09A8" w16cid:durableId="0D790885"/>
  <w16cid:commentId w16cid:paraId="5F8B77C9" w16cid:durableId="28B5E5D6"/>
  <w16cid:commentId w16cid:paraId="635DD523" w16cid:durableId="58B5CEC8"/>
  <w16cid:commentId w16cid:paraId="7175B57B" w16cid:durableId="2908A30F"/>
  <w16cid:commentId w16cid:paraId="2BADDA6D" w16cid:durableId="76C3EC85"/>
  <w16cid:commentId w16cid:paraId="75530651" w16cid:durableId="2BDD5055"/>
  <w16cid:commentId w16cid:paraId="6F4C246F" w16cid:durableId="5098FB3E"/>
  <w16cid:commentId w16cid:paraId="73B0F7A8" w16cid:durableId="2908A267"/>
  <w16cid:commentId w16cid:paraId="2A248C4E" w16cid:durableId="3F1F12DA"/>
  <w16cid:commentId w16cid:paraId="0BA296A2" w16cid:durableId="2908A2AA"/>
  <w16cid:commentId w16cid:paraId="709A00EE" w16cid:durableId="47370CDB"/>
  <w16cid:commentId w16cid:paraId="20FD0EFB" w16cid:durableId="2908A3A7"/>
  <w16cid:commentId w16cid:paraId="7FD860EF" w16cid:durableId="2C5830BE"/>
  <w16cid:commentId w16cid:paraId="65188171" w16cid:durableId="2908A2B4"/>
  <w16cid:commentId w16cid:paraId="69EF6A64" w16cid:durableId="343B9C90"/>
  <w16cid:commentId w16cid:paraId="5610F2AF" w16cid:durableId="2908A3FD"/>
  <w16cid:commentId w16cid:paraId="6FD4E9C2" w16cid:durableId="779D9233"/>
  <w16cid:commentId w16cid:paraId="5CA16DD0" w16cid:durableId="703C77A0"/>
  <w16cid:commentId w16cid:paraId="3E7B2C5F" w16cid:durableId="2908A435"/>
  <w16cid:commentId w16cid:paraId="08D6E7A7" w16cid:durableId="28B5E6E2"/>
  <w16cid:commentId w16cid:paraId="44CBB72F" w16cid:durableId="47386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C976B" w14:textId="77777777" w:rsidR="001477DE" w:rsidRDefault="001477DE" w:rsidP="00C60A47">
      <w:r>
        <w:separator/>
      </w:r>
    </w:p>
  </w:endnote>
  <w:endnote w:type="continuationSeparator" w:id="0">
    <w:p w14:paraId="20284572" w14:textId="77777777" w:rsidR="001477DE" w:rsidRDefault="001477DE" w:rsidP="00C60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B9A58" w14:textId="77777777" w:rsidR="001477DE" w:rsidRDefault="001477DE" w:rsidP="00C60A47">
      <w:r>
        <w:separator/>
      </w:r>
    </w:p>
  </w:footnote>
  <w:footnote w:type="continuationSeparator" w:id="0">
    <w:p w14:paraId="3799E1A9" w14:textId="77777777" w:rsidR="001477DE" w:rsidRDefault="001477DE" w:rsidP="00C60A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48.75pt;visibility:visible;mso-wrap-style:square" o:bullet="t">
        <v:imagedata r:id="rId1" o:title=""/>
      </v:shape>
    </w:pict>
  </w:numPicBullet>
  <w:abstractNum w:abstractNumId="0" w15:restartNumberingAfterBreak="0">
    <w:nsid w:val="33405233"/>
    <w:multiLevelType w:val="hybridMultilevel"/>
    <w:tmpl w:val="A1EEB6A0"/>
    <w:lvl w:ilvl="0" w:tplc="D17E5AF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6B9345B"/>
    <w:multiLevelType w:val="hybridMultilevel"/>
    <w:tmpl w:val="ED2EB8E0"/>
    <w:lvl w:ilvl="0" w:tplc="1C78750C">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16cid:durableId="5665018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94905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lie Casey">
    <w15:presenceInfo w15:providerId="Windows Live" w15:userId="926da65d29b5a27e"/>
  </w15:person>
  <w15:person w15:author="Ross-Driscoll, Katie">
    <w15:presenceInfo w15:providerId="AD" w15:userId="S::krossdr@iu.edu::adbe22bc-3652-416f-82ed-81b98d7648e8"/>
  </w15:person>
  <w15:person w15:author="Kylie Casey [2]">
    <w15:presenceInfo w15:providerId="AD" w15:userId="S::kcasey19@jh.edu::0bfea575-d76f-4268-8a32-a99dc07de8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Times New Roman&lt;/FontName&gt;&lt;FontSize&gt;12&lt;/FontSize&gt;&lt;ReflistTitle&gt;&lt;style face=&quot;bold&quot;&gt;References&lt;/style&gt;&lt;/ReflistTitle&gt;&lt;StartingRefnum&gt;1&lt;/StartingRefnum&gt;&lt;FirstLineIndent&gt;0&lt;/FirstLineIndent&gt;&lt;HangingIndent&gt;216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dx9prs2e7ztr0ie5v9sprvs8atxfxx9s5zde&quot;&gt;covidence 1&lt;record-ids&gt;&lt;item&gt;1517&lt;/item&gt;&lt;item&gt;1519&lt;/item&gt;&lt;item&gt;1523&lt;/item&gt;&lt;item&gt;1524&lt;/item&gt;&lt;item&gt;1525&lt;/item&gt;&lt;item&gt;1526&lt;/item&gt;&lt;item&gt;1529&lt;/item&gt;&lt;item&gt;1531&lt;/item&gt;&lt;item&gt;1534&lt;/item&gt;&lt;/record-ids&gt;&lt;/item&gt;&lt;/Libraries&gt;"/>
  </w:docVars>
  <w:rsids>
    <w:rsidRoot w:val="00372562"/>
    <w:rsid w:val="000003EA"/>
    <w:rsid w:val="0000546C"/>
    <w:rsid w:val="000060A2"/>
    <w:rsid w:val="00007193"/>
    <w:rsid w:val="00007AC1"/>
    <w:rsid w:val="00010A2C"/>
    <w:rsid w:val="00014DE8"/>
    <w:rsid w:val="000153AF"/>
    <w:rsid w:val="00017794"/>
    <w:rsid w:val="000219E4"/>
    <w:rsid w:val="000242E2"/>
    <w:rsid w:val="00024548"/>
    <w:rsid w:val="00025716"/>
    <w:rsid w:val="0003417D"/>
    <w:rsid w:val="00035AFB"/>
    <w:rsid w:val="00036554"/>
    <w:rsid w:val="0004155D"/>
    <w:rsid w:val="000517A1"/>
    <w:rsid w:val="00051B25"/>
    <w:rsid w:val="00052EDA"/>
    <w:rsid w:val="000536F1"/>
    <w:rsid w:val="0005486D"/>
    <w:rsid w:val="00056BAF"/>
    <w:rsid w:val="00056C63"/>
    <w:rsid w:val="000572C2"/>
    <w:rsid w:val="000574DB"/>
    <w:rsid w:val="00061862"/>
    <w:rsid w:val="00064DD0"/>
    <w:rsid w:val="00064F47"/>
    <w:rsid w:val="00067CF3"/>
    <w:rsid w:val="00073997"/>
    <w:rsid w:val="000742C1"/>
    <w:rsid w:val="00074327"/>
    <w:rsid w:val="00074CF6"/>
    <w:rsid w:val="00074DD4"/>
    <w:rsid w:val="00075FB9"/>
    <w:rsid w:val="00083EB3"/>
    <w:rsid w:val="00092A42"/>
    <w:rsid w:val="00094C5B"/>
    <w:rsid w:val="00095846"/>
    <w:rsid w:val="000A27FE"/>
    <w:rsid w:val="000A631E"/>
    <w:rsid w:val="000B0718"/>
    <w:rsid w:val="000B19B4"/>
    <w:rsid w:val="000B6ED0"/>
    <w:rsid w:val="000C0D12"/>
    <w:rsid w:val="000C3665"/>
    <w:rsid w:val="000C5353"/>
    <w:rsid w:val="000C6014"/>
    <w:rsid w:val="000D107F"/>
    <w:rsid w:val="000D1AC6"/>
    <w:rsid w:val="000D441E"/>
    <w:rsid w:val="000D662C"/>
    <w:rsid w:val="000D67FC"/>
    <w:rsid w:val="000E1C99"/>
    <w:rsid w:val="000E21A2"/>
    <w:rsid w:val="000E2CFC"/>
    <w:rsid w:val="000E5F1E"/>
    <w:rsid w:val="000E6BEE"/>
    <w:rsid w:val="000F0D1C"/>
    <w:rsid w:val="000F16C4"/>
    <w:rsid w:val="000F3E4D"/>
    <w:rsid w:val="000F5FED"/>
    <w:rsid w:val="000F63BC"/>
    <w:rsid w:val="00100131"/>
    <w:rsid w:val="001017E9"/>
    <w:rsid w:val="001030D2"/>
    <w:rsid w:val="001077DA"/>
    <w:rsid w:val="001111F7"/>
    <w:rsid w:val="00111838"/>
    <w:rsid w:val="00113B64"/>
    <w:rsid w:val="001145AC"/>
    <w:rsid w:val="0011462C"/>
    <w:rsid w:val="00116B8A"/>
    <w:rsid w:val="00117983"/>
    <w:rsid w:val="00122E3E"/>
    <w:rsid w:val="001247BF"/>
    <w:rsid w:val="0012521B"/>
    <w:rsid w:val="0012599E"/>
    <w:rsid w:val="001365F9"/>
    <w:rsid w:val="0013665F"/>
    <w:rsid w:val="001366C5"/>
    <w:rsid w:val="001414F2"/>
    <w:rsid w:val="001459DE"/>
    <w:rsid w:val="001469B8"/>
    <w:rsid w:val="001469BB"/>
    <w:rsid w:val="00147154"/>
    <w:rsid w:val="001477DE"/>
    <w:rsid w:val="00147E3D"/>
    <w:rsid w:val="00151CBD"/>
    <w:rsid w:val="001522FD"/>
    <w:rsid w:val="00155CDE"/>
    <w:rsid w:val="0015616F"/>
    <w:rsid w:val="0015749D"/>
    <w:rsid w:val="00160517"/>
    <w:rsid w:val="0016225C"/>
    <w:rsid w:val="00162543"/>
    <w:rsid w:val="0016655D"/>
    <w:rsid w:val="00166C48"/>
    <w:rsid w:val="00171D71"/>
    <w:rsid w:val="00173638"/>
    <w:rsid w:val="00174482"/>
    <w:rsid w:val="00174C75"/>
    <w:rsid w:val="001754C9"/>
    <w:rsid w:val="00176895"/>
    <w:rsid w:val="00177DC8"/>
    <w:rsid w:val="00182D60"/>
    <w:rsid w:val="0018343F"/>
    <w:rsid w:val="00185F77"/>
    <w:rsid w:val="0018609C"/>
    <w:rsid w:val="00186DEF"/>
    <w:rsid w:val="001939E5"/>
    <w:rsid w:val="001A0F4E"/>
    <w:rsid w:val="001A182D"/>
    <w:rsid w:val="001A2C81"/>
    <w:rsid w:val="001A2FA6"/>
    <w:rsid w:val="001A37C1"/>
    <w:rsid w:val="001A3E3B"/>
    <w:rsid w:val="001A42A9"/>
    <w:rsid w:val="001A4855"/>
    <w:rsid w:val="001A5D6C"/>
    <w:rsid w:val="001B00C4"/>
    <w:rsid w:val="001B13D6"/>
    <w:rsid w:val="001B2429"/>
    <w:rsid w:val="001B2507"/>
    <w:rsid w:val="001B580B"/>
    <w:rsid w:val="001B60F2"/>
    <w:rsid w:val="001B64D1"/>
    <w:rsid w:val="001C1A97"/>
    <w:rsid w:val="001C29D5"/>
    <w:rsid w:val="001C2F6F"/>
    <w:rsid w:val="001C3E31"/>
    <w:rsid w:val="001C52F1"/>
    <w:rsid w:val="001C7BF9"/>
    <w:rsid w:val="001C7C23"/>
    <w:rsid w:val="001D380C"/>
    <w:rsid w:val="001E0A65"/>
    <w:rsid w:val="001E14C4"/>
    <w:rsid w:val="001E4AEF"/>
    <w:rsid w:val="001E4EB1"/>
    <w:rsid w:val="001F01C7"/>
    <w:rsid w:val="001F0466"/>
    <w:rsid w:val="001F1341"/>
    <w:rsid w:val="001F1A58"/>
    <w:rsid w:val="001F255F"/>
    <w:rsid w:val="001F455F"/>
    <w:rsid w:val="001F48EB"/>
    <w:rsid w:val="001F4A30"/>
    <w:rsid w:val="00202296"/>
    <w:rsid w:val="002025B8"/>
    <w:rsid w:val="00203E57"/>
    <w:rsid w:val="002073FE"/>
    <w:rsid w:val="002103ED"/>
    <w:rsid w:val="00210B97"/>
    <w:rsid w:val="00211931"/>
    <w:rsid w:val="00213156"/>
    <w:rsid w:val="00217E05"/>
    <w:rsid w:val="002210E6"/>
    <w:rsid w:val="00221DAB"/>
    <w:rsid w:val="00221F9C"/>
    <w:rsid w:val="0022391D"/>
    <w:rsid w:val="0022429E"/>
    <w:rsid w:val="002244ED"/>
    <w:rsid w:val="00224855"/>
    <w:rsid w:val="002248B0"/>
    <w:rsid w:val="00226853"/>
    <w:rsid w:val="00227749"/>
    <w:rsid w:val="00227D29"/>
    <w:rsid w:val="00231A76"/>
    <w:rsid w:val="00232CF1"/>
    <w:rsid w:val="002336F9"/>
    <w:rsid w:val="002338C0"/>
    <w:rsid w:val="00237EA5"/>
    <w:rsid w:val="00241A98"/>
    <w:rsid w:val="002424F2"/>
    <w:rsid w:val="002435BB"/>
    <w:rsid w:val="002451C2"/>
    <w:rsid w:val="002457B5"/>
    <w:rsid w:val="00246499"/>
    <w:rsid w:val="002512D5"/>
    <w:rsid w:val="0025222E"/>
    <w:rsid w:val="002548CA"/>
    <w:rsid w:val="00254DE4"/>
    <w:rsid w:val="002606BC"/>
    <w:rsid w:val="002627D8"/>
    <w:rsid w:val="0026455D"/>
    <w:rsid w:val="0026685B"/>
    <w:rsid w:val="00267FB1"/>
    <w:rsid w:val="00272407"/>
    <w:rsid w:val="002747CC"/>
    <w:rsid w:val="00275225"/>
    <w:rsid w:val="0027724A"/>
    <w:rsid w:val="00277A73"/>
    <w:rsid w:val="00277ED3"/>
    <w:rsid w:val="0028027B"/>
    <w:rsid w:val="0028265A"/>
    <w:rsid w:val="00283863"/>
    <w:rsid w:val="00284022"/>
    <w:rsid w:val="00287866"/>
    <w:rsid w:val="00287B48"/>
    <w:rsid w:val="00291C86"/>
    <w:rsid w:val="00293A8E"/>
    <w:rsid w:val="00294F5B"/>
    <w:rsid w:val="0029559F"/>
    <w:rsid w:val="00295CF9"/>
    <w:rsid w:val="00295FBD"/>
    <w:rsid w:val="002A00C5"/>
    <w:rsid w:val="002A0587"/>
    <w:rsid w:val="002A1766"/>
    <w:rsid w:val="002A407E"/>
    <w:rsid w:val="002A56B2"/>
    <w:rsid w:val="002A587D"/>
    <w:rsid w:val="002A5FEF"/>
    <w:rsid w:val="002A7A61"/>
    <w:rsid w:val="002B026B"/>
    <w:rsid w:val="002B5708"/>
    <w:rsid w:val="002B6FAC"/>
    <w:rsid w:val="002C6732"/>
    <w:rsid w:val="002D18E4"/>
    <w:rsid w:val="002D19C8"/>
    <w:rsid w:val="002D1B6B"/>
    <w:rsid w:val="002D24BA"/>
    <w:rsid w:val="002D3F66"/>
    <w:rsid w:val="002D4D3C"/>
    <w:rsid w:val="002D4E64"/>
    <w:rsid w:val="002D5D49"/>
    <w:rsid w:val="002D6217"/>
    <w:rsid w:val="002E0EE1"/>
    <w:rsid w:val="002E1579"/>
    <w:rsid w:val="002E28F1"/>
    <w:rsid w:val="002E32C4"/>
    <w:rsid w:val="002E32EF"/>
    <w:rsid w:val="002E3D94"/>
    <w:rsid w:val="002E5A23"/>
    <w:rsid w:val="002E6791"/>
    <w:rsid w:val="002F1AD1"/>
    <w:rsid w:val="002F243B"/>
    <w:rsid w:val="002F61DC"/>
    <w:rsid w:val="002F66C0"/>
    <w:rsid w:val="00300022"/>
    <w:rsid w:val="00303325"/>
    <w:rsid w:val="00305BB3"/>
    <w:rsid w:val="00307892"/>
    <w:rsid w:val="00307CC6"/>
    <w:rsid w:val="003134DE"/>
    <w:rsid w:val="00315437"/>
    <w:rsid w:val="003166FF"/>
    <w:rsid w:val="00316D18"/>
    <w:rsid w:val="003208BE"/>
    <w:rsid w:val="00323493"/>
    <w:rsid w:val="00324706"/>
    <w:rsid w:val="00324D28"/>
    <w:rsid w:val="00327458"/>
    <w:rsid w:val="00334BBF"/>
    <w:rsid w:val="0033522E"/>
    <w:rsid w:val="00335357"/>
    <w:rsid w:val="00335432"/>
    <w:rsid w:val="00336471"/>
    <w:rsid w:val="00341C33"/>
    <w:rsid w:val="003430C2"/>
    <w:rsid w:val="00343548"/>
    <w:rsid w:val="00345056"/>
    <w:rsid w:val="00345F2F"/>
    <w:rsid w:val="00347E9C"/>
    <w:rsid w:val="00354A3D"/>
    <w:rsid w:val="003579BF"/>
    <w:rsid w:val="003630C5"/>
    <w:rsid w:val="00363304"/>
    <w:rsid w:val="00364207"/>
    <w:rsid w:val="00365FD8"/>
    <w:rsid w:val="0036636F"/>
    <w:rsid w:val="0036720B"/>
    <w:rsid w:val="00367CAE"/>
    <w:rsid w:val="00372562"/>
    <w:rsid w:val="003727B3"/>
    <w:rsid w:val="00373C63"/>
    <w:rsid w:val="00373DF7"/>
    <w:rsid w:val="00374847"/>
    <w:rsid w:val="0037758F"/>
    <w:rsid w:val="00377E27"/>
    <w:rsid w:val="00380A85"/>
    <w:rsid w:val="00380CAA"/>
    <w:rsid w:val="00383CDD"/>
    <w:rsid w:val="003840E6"/>
    <w:rsid w:val="00386920"/>
    <w:rsid w:val="00387D97"/>
    <w:rsid w:val="003901C7"/>
    <w:rsid w:val="00390C8A"/>
    <w:rsid w:val="00395E20"/>
    <w:rsid w:val="003A247C"/>
    <w:rsid w:val="003A2B1F"/>
    <w:rsid w:val="003A6413"/>
    <w:rsid w:val="003B4DD0"/>
    <w:rsid w:val="003B5E00"/>
    <w:rsid w:val="003B796D"/>
    <w:rsid w:val="003C057C"/>
    <w:rsid w:val="003C4C2D"/>
    <w:rsid w:val="003C6A5D"/>
    <w:rsid w:val="003C7AB8"/>
    <w:rsid w:val="003D04B2"/>
    <w:rsid w:val="003D0EAE"/>
    <w:rsid w:val="003D2A72"/>
    <w:rsid w:val="003E0491"/>
    <w:rsid w:val="003E1364"/>
    <w:rsid w:val="003E228E"/>
    <w:rsid w:val="003E23C4"/>
    <w:rsid w:val="003E27E4"/>
    <w:rsid w:val="003E2DEB"/>
    <w:rsid w:val="003E6B49"/>
    <w:rsid w:val="003F0984"/>
    <w:rsid w:val="003F0C80"/>
    <w:rsid w:val="003F0CEC"/>
    <w:rsid w:val="003F0D10"/>
    <w:rsid w:val="003F1DEE"/>
    <w:rsid w:val="003F2BA6"/>
    <w:rsid w:val="003F3E1F"/>
    <w:rsid w:val="003F5057"/>
    <w:rsid w:val="003F6BE1"/>
    <w:rsid w:val="003F7A36"/>
    <w:rsid w:val="00402BD4"/>
    <w:rsid w:val="004040E8"/>
    <w:rsid w:val="00407581"/>
    <w:rsid w:val="00412D8F"/>
    <w:rsid w:val="004231CA"/>
    <w:rsid w:val="00423FEC"/>
    <w:rsid w:val="00434D14"/>
    <w:rsid w:val="0043517B"/>
    <w:rsid w:val="0043786D"/>
    <w:rsid w:val="00437A76"/>
    <w:rsid w:val="004468D6"/>
    <w:rsid w:val="00453A10"/>
    <w:rsid w:val="00454163"/>
    <w:rsid w:val="00454225"/>
    <w:rsid w:val="00463262"/>
    <w:rsid w:val="00470AB5"/>
    <w:rsid w:val="00471928"/>
    <w:rsid w:val="00471A7F"/>
    <w:rsid w:val="00474160"/>
    <w:rsid w:val="004750B7"/>
    <w:rsid w:val="00477D31"/>
    <w:rsid w:val="00481D1A"/>
    <w:rsid w:val="0048272F"/>
    <w:rsid w:val="0048339E"/>
    <w:rsid w:val="00483F51"/>
    <w:rsid w:val="00495BA1"/>
    <w:rsid w:val="00497E35"/>
    <w:rsid w:val="004A1A81"/>
    <w:rsid w:val="004A36C0"/>
    <w:rsid w:val="004A3F7C"/>
    <w:rsid w:val="004A55EA"/>
    <w:rsid w:val="004A75C7"/>
    <w:rsid w:val="004A7B98"/>
    <w:rsid w:val="004B0934"/>
    <w:rsid w:val="004B23A5"/>
    <w:rsid w:val="004B4DF5"/>
    <w:rsid w:val="004B6FFC"/>
    <w:rsid w:val="004C1E1D"/>
    <w:rsid w:val="004C236A"/>
    <w:rsid w:val="004C3030"/>
    <w:rsid w:val="004C34A1"/>
    <w:rsid w:val="004C71A7"/>
    <w:rsid w:val="004D10FF"/>
    <w:rsid w:val="004D4756"/>
    <w:rsid w:val="004D5A19"/>
    <w:rsid w:val="004D5F8E"/>
    <w:rsid w:val="004D7ADC"/>
    <w:rsid w:val="004E206B"/>
    <w:rsid w:val="004E2C6C"/>
    <w:rsid w:val="004E78FB"/>
    <w:rsid w:val="004E7A4F"/>
    <w:rsid w:val="004F13C6"/>
    <w:rsid w:val="004F1A9F"/>
    <w:rsid w:val="004F2506"/>
    <w:rsid w:val="004F3540"/>
    <w:rsid w:val="004F4392"/>
    <w:rsid w:val="00501814"/>
    <w:rsid w:val="00503B9B"/>
    <w:rsid w:val="00505CFA"/>
    <w:rsid w:val="00510B3C"/>
    <w:rsid w:val="00511F33"/>
    <w:rsid w:val="005125B0"/>
    <w:rsid w:val="00514634"/>
    <w:rsid w:val="005219AB"/>
    <w:rsid w:val="00527709"/>
    <w:rsid w:val="00530A80"/>
    <w:rsid w:val="0053363E"/>
    <w:rsid w:val="00534284"/>
    <w:rsid w:val="0053640B"/>
    <w:rsid w:val="005414B9"/>
    <w:rsid w:val="00542853"/>
    <w:rsid w:val="00543E42"/>
    <w:rsid w:val="00547BC1"/>
    <w:rsid w:val="00552E5F"/>
    <w:rsid w:val="00557F56"/>
    <w:rsid w:val="0056098A"/>
    <w:rsid w:val="00560DB5"/>
    <w:rsid w:val="00561817"/>
    <w:rsid w:val="00562E7D"/>
    <w:rsid w:val="005631F6"/>
    <w:rsid w:val="00563E7D"/>
    <w:rsid w:val="00567963"/>
    <w:rsid w:val="00571C0D"/>
    <w:rsid w:val="00571C94"/>
    <w:rsid w:val="00571FC0"/>
    <w:rsid w:val="00572122"/>
    <w:rsid w:val="00575634"/>
    <w:rsid w:val="00576269"/>
    <w:rsid w:val="0057695C"/>
    <w:rsid w:val="0058241F"/>
    <w:rsid w:val="00582E56"/>
    <w:rsid w:val="0058310F"/>
    <w:rsid w:val="005854F1"/>
    <w:rsid w:val="005874A0"/>
    <w:rsid w:val="00594BE3"/>
    <w:rsid w:val="00595012"/>
    <w:rsid w:val="005959D6"/>
    <w:rsid w:val="005A061F"/>
    <w:rsid w:val="005A089F"/>
    <w:rsid w:val="005A09FE"/>
    <w:rsid w:val="005A226E"/>
    <w:rsid w:val="005A260A"/>
    <w:rsid w:val="005A40BF"/>
    <w:rsid w:val="005A4304"/>
    <w:rsid w:val="005A4F30"/>
    <w:rsid w:val="005A569D"/>
    <w:rsid w:val="005A64B2"/>
    <w:rsid w:val="005A6D44"/>
    <w:rsid w:val="005A7C20"/>
    <w:rsid w:val="005B12EB"/>
    <w:rsid w:val="005B21F0"/>
    <w:rsid w:val="005B5F27"/>
    <w:rsid w:val="005C244C"/>
    <w:rsid w:val="005D2882"/>
    <w:rsid w:val="005D3910"/>
    <w:rsid w:val="005D4A09"/>
    <w:rsid w:val="005D4B39"/>
    <w:rsid w:val="005D550F"/>
    <w:rsid w:val="005E1027"/>
    <w:rsid w:val="005E3151"/>
    <w:rsid w:val="005E33C9"/>
    <w:rsid w:val="005E470A"/>
    <w:rsid w:val="005E58B2"/>
    <w:rsid w:val="005E5C8B"/>
    <w:rsid w:val="005E7417"/>
    <w:rsid w:val="005F0280"/>
    <w:rsid w:val="005F2F20"/>
    <w:rsid w:val="005F75E8"/>
    <w:rsid w:val="005F7E01"/>
    <w:rsid w:val="00602DFE"/>
    <w:rsid w:val="00606024"/>
    <w:rsid w:val="00611BAF"/>
    <w:rsid w:val="00616535"/>
    <w:rsid w:val="006169DB"/>
    <w:rsid w:val="00617637"/>
    <w:rsid w:val="00620114"/>
    <w:rsid w:val="00624E3B"/>
    <w:rsid w:val="00636E60"/>
    <w:rsid w:val="0064240D"/>
    <w:rsid w:val="00642673"/>
    <w:rsid w:val="00642EC3"/>
    <w:rsid w:val="006519EC"/>
    <w:rsid w:val="00651DF9"/>
    <w:rsid w:val="0065485F"/>
    <w:rsid w:val="00655D87"/>
    <w:rsid w:val="006570B2"/>
    <w:rsid w:val="00660DBC"/>
    <w:rsid w:val="00660F39"/>
    <w:rsid w:val="0066250B"/>
    <w:rsid w:val="00662987"/>
    <w:rsid w:val="00663373"/>
    <w:rsid w:val="006655B4"/>
    <w:rsid w:val="00665A07"/>
    <w:rsid w:val="006732AA"/>
    <w:rsid w:val="00687290"/>
    <w:rsid w:val="00695945"/>
    <w:rsid w:val="006970D6"/>
    <w:rsid w:val="006A1BA8"/>
    <w:rsid w:val="006A4AFD"/>
    <w:rsid w:val="006A520E"/>
    <w:rsid w:val="006A5331"/>
    <w:rsid w:val="006A57AE"/>
    <w:rsid w:val="006A5ED2"/>
    <w:rsid w:val="006A6215"/>
    <w:rsid w:val="006B06CC"/>
    <w:rsid w:val="006B0769"/>
    <w:rsid w:val="006B13F3"/>
    <w:rsid w:val="006B191C"/>
    <w:rsid w:val="006B21F6"/>
    <w:rsid w:val="006B57D9"/>
    <w:rsid w:val="006C0299"/>
    <w:rsid w:val="006C1271"/>
    <w:rsid w:val="006C2C31"/>
    <w:rsid w:val="006C33FB"/>
    <w:rsid w:val="006C582E"/>
    <w:rsid w:val="006D0F40"/>
    <w:rsid w:val="006D22B6"/>
    <w:rsid w:val="006D253B"/>
    <w:rsid w:val="006D3CE0"/>
    <w:rsid w:val="006E19B8"/>
    <w:rsid w:val="006E67D2"/>
    <w:rsid w:val="006F4132"/>
    <w:rsid w:val="007015A2"/>
    <w:rsid w:val="00704A92"/>
    <w:rsid w:val="007100C1"/>
    <w:rsid w:val="00712524"/>
    <w:rsid w:val="007129F6"/>
    <w:rsid w:val="00713027"/>
    <w:rsid w:val="0071373E"/>
    <w:rsid w:val="007145C8"/>
    <w:rsid w:val="00717EA9"/>
    <w:rsid w:val="007207C8"/>
    <w:rsid w:val="007273E7"/>
    <w:rsid w:val="00727A20"/>
    <w:rsid w:val="0073217E"/>
    <w:rsid w:val="0073559D"/>
    <w:rsid w:val="00736543"/>
    <w:rsid w:val="00741676"/>
    <w:rsid w:val="0074225A"/>
    <w:rsid w:val="00744925"/>
    <w:rsid w:val="0074697D"/>
    <w:rsid w:val="00750543"/>
    <w:rsid w:val="007536BB"/>
    <w:rsid w:val="007619D1"/>
    <w:rsid w:val="00762D87"/>
    <w:rsid w:val="007633A0"/>
    <w:rsid w:val="00767ADB"/>
    <w:rsid w:val="007737B9"/>
    <w:rsid w:val="007817D7"/>
    <w:rsid w:val="007860A5"/>
    <w:rsid w:val="007865E3"/>
    <w:rsid w:val="007908F2"/>
    <w:rsid w:val="0079315D"/>
    <w:rsid w:val="00793249"/>
    <w:rsid w:val="007958C5"/>
    <w:rsid w:val="00797660"/>
    <w:rsid w:val="007977CD"/>
    <w:rsid w:val="007A0873"/>
    <w:rsid w:val="007A0E14"/>
    <w:rsid w:val="007A2EC5"/>
    <w:rsid w:val="007A5520"/>
    <w:rsid w:val="007A7AC2"/>
    <w:rsid w:val="007B043E"/>
    <w:rsid w:val="007B4EAA"/>
    <w:rsid w:val="007B7CC4"/>
    <w:rsid w:val="007C38DF"/>
    <w:rsid w:val="007C5483"/>
    <w:rsid w:val="007C5FB5"/>
    <w:rsid w:val="007D30E7"/>
    <w:rsid w:val="007D325E"/>
    <w:rsid w:val="007D3CB1"/>
    <w:rsid w:val="007D63EF"/>
    <w:rsid w:val="007D6EDE"/>
    <w:rsid w:val="007E100E"/>
    <w:rsid w:val="007E13E1"/>
    <w:rsid w:val="007E3798"/>
    <w:rsid w:val="007E5F28"/>
    <w:rsid w:val="007E78E8"/>
    <w:rsid w:val="007F1479"/>
    <w:rsid w:val="007F4DEB"/>
    <w:rsid w:val="007F5065"/>
    <w:rsid w:val="007F514D"/>
    <w:rsid w:val="007F7249"/>
    <w:rsid w:val="007F7AF4"/>
    <w:rsid w:val="008003C1"/>
    <w:rsid w:val="00810D5D"/>
    <w:rsid w:val="00811AFC"/>
    <w:rsid w:val="00811B6F"/>
    <w:rsid w:val="00814D79"/>
    <w:rsid w:val="00820DD8"/>
    <w:rsid w:val="00834F6E"/>
    <w:rsid w:val="0083603D"/>
    <w:rsid w:val="008361B6"/>
    <w:rsid w:val="008361F3"/>
    <w:rsid w:val="00837625"/>
    <w:rsid w:val="00840465"/>
    <w:rsid w:val="008437A0"/>
    <w:rsid w:val="008447DB"/>
    <w:rsid w:val="0085074C"/>
    <w:rsid w:val="00851E72"/>
    <w:rsid w:val="00852D93"/>
    <w:rsid w:val="00855FD5"/>
    <w:rsid w:val="00860ADD"/>
    <w:rsid w:val="00866AD8"/>
    <w:rsid w:val="008675A8"/>
    <w:rsid w:val="00870857"/>
    <w:rsid w:val="00871476"/>
    <w:rsid w:val="0087203F"/>
    <w:rsid w:val="0087270B"/>
    <w:rsid w:val="00873F24"/>
    <w:rsid w:val="0087531F"/>
    <w:rsid w:val="00875D7D"/>
    <w:rsid w:val="0087759D"/>
    <w:rsid w:val="008779A1"/>
    <w:rsid w:val="00877F3C"/>
    <w:rsid w:val="008805D9"/>
    <w:rsid w:val="00887073"/>
    <w:rsid w:val="008873D0"/>
    <w:rsid w:val="00896B7E"/>
    <w:rsid w:val="00897AE2"/>
    <w:rsid w:val="008A47A2"/>
    <w:rsid w:val="008A47D7"/>
    <w:rsid w:val="008A554E"/>
    <w:rsid w:val="008A683A"/>
    <w:rsid w:val="008A6A0D"/>
    <w:rsid w:val="008A7604"/>
    <w:rsid w:val="008B1FA0"/>
    <w:rsid w:val="008B2789"/>
    <w:rsid w:val="008B38DA"/>
    <w:rsid w:val="008C0A74"/>
    <w:rsid w:val="008C2174"/>
    <w:rsid w:val="008C6D0C"/>
    <w:rsid w:val="008C6D19"/>
    <w:rsid w:val="008D5582"/>
    <w:rsid w:val="008D6FC7"/>
    <w:rsid w:val="008E2789"/>
    <w:rsid w:val="008E507F"/>
    <w:rsid w:val="008E50D9"/>
    <w:rsid w:val="008E74D9"/>
    <w:rsid w:val="008E74E2"/>
    <w:rsid w:val="008F02E5"/>
    <w:rsid w:val="008F0F5E"/>
    <w:rsid w:val="008F2BFB"/>
    <w:rsid w:val="008F2F8A"/>
    <w:rsid w:val="008F3001"/>
    <w:rsid w:val="008F330A"/>
    <w:rsid w:val="008F3396"/>
    <w:rsid w:val="008F4BF8"/>
    <w:rsid w:val="008F5CE3"/>
    <w:rsid w:val="008F5DB4"/>
    <w:rsid w:val="008F65DC"/>
    <w:rsid w:val="00900022"/>
    <w:rsid w:val="00900095"/>
    <w:rsid w:val="00900535"/>
    <w:rsid w:val="0090059E"/>
    <w:rsid w:val="00900D1F"/>
    <w:rsid w:val="009047DE"/>
    <w:rsid w:val="009054A0"/>
    <w:rsid w:val="00914155"/>
    <w:rsid w:val="00916A23"/>
    <w:rsid w:val="009204E8"/>
    <w:rsid w:val="0092092E"/>
    <w:rsid w:val="00921604"/>
    <w:rsid w:val="00921645"/>
    <w:rsid w:val="0092535A"/>
    <w:rsid w:val="009275C1"/>
    <w:rsid w:val="00927A0A"/>
    <w:rsid w:val="00934079"/>
    <w:rsid w:val="00940AA7"/>
    <w:rsid w:val="00940B29"/>
    <w:rsid w:val="00941E76"/>
    <w:rsid w:val="00943BC9"/>
    <w:rsid w:val="00944D9A"/>
    <w:rsid w:val="00945BE6"/>
    <w:rsid w:val="00945EC2"/>
    <w:rsid w:val="00951E14"/>
    <w:rsid w:val="009539C3"/>
    <w:rsid w:val="00954CD8"/>
    <w:rsid w:val="00955617"/>
    <w:rsid w:val="009574B9"/>
    <w:rsid w:val="00957E98"/>
    <w:rsid w:val="009604EC"/>
    <w:rsid w:val="00962320"/>
    <w:rsid w:val="00962E1F"/>
    <w:rsid w:val="009655FD"/>
    <w:rsid w:val="00967848"/>
    <w:rsid w:val="0098054C"/>
    <w:rsid w:val="00982FCB"/>
    <w:rsid w:val="00983B37"/>
    <w:rsid w:val="00983BC8"/>
    <w:rsid w:val="00984AC2"/>
    <w:rsid w:val="00991FE9"/>
    <w:rsid w:val="00992AC8"/>
    <w:rsid w:val="00997DEF"/>
    <w:rsid w:val="009A1591"/>
    <w:rsid w:val="009A36B2"/>
    <w:rsid w:val="009A37F5"/>
    <w:rsid w:val="009A3918"/>
    <w:rsid w:val="009A637B"/>
    <w:rsid w:val="009B2FC4"/>
    <w:rsid w:val="009B41A8"/>
    <w:rsid w:val="009B4F28"/>
    <w:rsid w:val="009B5C48"/>
    <w:rsid w:val="009B7034"/>
    <w:rsid w:val="009C16DC"/>
    <w:rsid w:val="009C2B37"/>
    <w:rsid w:val="009C44B1"/>
    <w:rsid w:val="009D17AF"/>
    <w:rsid w:val="009D630C"/>
    <w:rsid w:val="009E11D1"/>
    <w:rsid w:val="009E12F8"/>
    <w:rsid w:val="009E14A1"/>
    <w:rsid w:val="009E55B7"/>
    <w:rsid w:val="009E6565"/>
    <w:rsid w:val="00A02584"/>
    <w:rsid w:val="00A026F2"/>
    <w:rsid w:val="00A04ED4"/>
    <w:rsid w:val="00A05AAA"/>
    <w:rsid w:val="00A05DEF"/>
    <w:rsid w:val="00A0787F"/>
    <w:rsid w:val="00A10CBC"/>
    <w:rsid w:val="00A117DF"/>
    <w:rsid w:val="00A12446"/>
    <w:rsid w:val="00A1269E"/>
    <w:rsid w:val="00A139A8"/>
    <w:rsid w:val="00A16766"/>
    <w:rsid w:val="00A17CBF"/>
    <w:rsid w:val="00A20433"/>
    <w:rsid w:val="00A223CC"/>
    <w:rsid w:val="00A225A4"/>
    <w:rsid w:val="00A22796"/>
    <w:rsid w:val="00A2530A"/>
    <w:rsid w:val="00A27641"/>
    <w:rsid w:val="00A328EE"/>
    <w:rsid w:val="00A34EE5"/>
    <w:rsid w:val="00A40255"/>
    <w:rsid w:val="00A40707"/>
    <w:rsid w:val="00A40731"/>
    <w:rsid w:val="00A4490B"/>
    <w:rsid w:val="00A45778"/>
    <w:rsid w:val="00A45E8D"/>
    <w:rsid w:val="00A515EC"/>
    <w:rsid w:val="00A52543"/>
    <w:rsid w:val="00A52ADA"/>
    <w:rsid w:val="00A60201"/>
    <w:rsid w:val="00A6385B"/>
    <w:rsid w:val="00A643A5"/>
    <w:rsid w:val="00A650AB"/>
    <w:rsid w:val="00A664A3"/>
    <w:rsid w:val="00A70114"/>
    <w:rsid w:val="00A7070E"/>
    <w:rsid w:val="00A75981"/>
    <w:rsid w:val="00A77268"/>
    <w:rsid w:val="00A81A51"/>
    <w:rsid w:val="00A82D9E"/>
    <w:rsid w:val="00A84AD3"/>
    <w:rsid w:val="00A862B2"/>
    <w:rsid w:val="00A87E70"/>
    <w:rsid w:val="00A92176"/>
    <w:rsid w:val="00A929D8"/>
    <w:rsid w:val="00A93281"/>
    <w:rsid w:val="00A9650B"/>
    <w:rsid w:val="00A966F8"/>
    <w:rsid w:val="00AA0750"/>
    <w:rsid w:val="00AA2C3F"/>
    <w:rsid w:val="00AA41AC"/>
    <w:rsid w:val="00AB0A6D"/>
    <w:rsid w:val="00AB0DE3"/>
    <w:rsid w:val="00AB47B2"/>
    <w:rsid w:val="00AB554A"/>
    <w:rsid w:val="00AB724E"/>
    <w:rsid w:val="00AC2598"/>
    <w:rsid w:val="00AC3DB7"/>
    <w:rsid w:val="00AC4B9B"/>
    <w:rsid w:val="00AC4E6C"/>
    <w:rsid w:val="00AC7B86"/>
    <w:rsid w:val="00AD132C"/>
    <w:rsid w:val="00AD65DC"/>
    <w:rsid w:val="00AE2B6F"/>
    <w:rsid w:val="00AE3CE8"/>
    <w:rsid w:val="00AE3F90"/>
    <w:rsid w:val="00AE6ADF"/>
    <w:rsid w:val="00AE6EF5"/>
    <w:rsid w:val="00AF3663"/>
    <w:rsid w:val="00AF45DE"/>
    <w:rsid w:val="00AF4A8F"/>
    <w:rsid w:val="00AF4C93"/>
    <w:rsid w:val="00AF5A29"/>
    <w:rsid w:val="00AF7856"/>
    <w:rsid w:val="00AF7F4C"/>
    <w:rsid w:val="00B00155"/>
    <w:rsid w:val="00B00ADB"/>
    <w:rsid w:val="00B0237F"/>
    <w:rsid w:val="00B04662"/>
    <w:rsid w:val="00B04E18"/>
    <w:rsid w:val="00B065D4"/>
    <w:rsid w:val="00B14336"/>
    <w:rsid w:val="00B14C24"/>
    <w:rsid w:val="00B15723"/>
    <w:rsid w:val="00B16088"/>
    <w:rsid w:val="00B17013"/>
    <w:rsid w:val="00B17AC2"/>
    <w:rsid w:val="00B218B1"/>
    <w:rsid w:val="00B241DF"/>
    <w:rsid w:val="00B26BF9"/>
    <w:rsid w:val="00B32223"/>
    <w:rsid w:val="00B339E9"/>
    <w:rsid w:val="00B358B2"/>
    <w:rsid w:val="00B414FC"/>
    <w:rsid w:val="00B4164F"/>
    <w:rsid w:val="00B43D41"/>
    <w:rsid w:val="00B45C26"/>
    <w:rsid w:val="00B469BE"/>
    <w:rsid w:val="00B520FB"/>
    <w:rsid w:val="00B5456F"/>
    <w:rsid w:val="00B57E40"/>
    <w:rsid w:val="00B57F00"/>
    <w:rsid w:val="00B63E63"/>
    <w:rsid w:val="00B667DF"/>
    <w:rsid w:val="00B67F0F"/>
    <w:rsid w:val="00B708F0"/>
    <w:rsid w:val="00B718AD"/>
    <w:rsid w:val="00B72B43"/>
    <w:rsid w:val="00B7429D"/>
    <w:rsid w:val="00B74DD2"/>
    <w:rsid w:val="00B76CF7"/>
    <w:rsid w:val="00B770D3"/>
    <w:rsid w:val="00B77BD6"/>
    <w:rsid w:val="00B83E93"/>
    <w:rsid w:val="00B84744"/>
    <w:rsid w:val="00B85E4E"/>
    <w:rsid w:val="00B96042"/>
    <w:rsid w:val="00BA0A7D"/>
    <w:rsid w:val="00BA5C03"/>
    <w:rsid w:val="00BB07C2"/>
    <w:rsid w:val="00BB27A4"/>
    <w:rsid w:val="00BB4B3D"/>
    <w:rsid w:val="00BB5455"/>
    <w:rsid w:val="00BB54CC"/>
    <w:rsid w:val="00BB5B5F"/>
    <w:rsid w:val="00BC0532"/>
    <w:rsid w:val="00BC14E9"/>
    <w:rsid w:val="00BC2C0D"/>
    <w:rsid w:val="00BC6C66"/>
    <w:rsid w:val="00BC74FE"/>
    <w:rsid w:val="00BD05AF"/>
    <w:rsid w:val="00BD158D"/>
    <w:rsid w:val="00BD2189"/>
    <w:rsid w:val="00BD256E"/>
    <w:rsid w:val="00BD3062"/>
    <w:rsid w:val="00BD7676"/>
    <w:rsid w:val="00BD7C11"/>
    <w:rsid w:val="00BE07A3"/>
    <w:rsid w:val="00BE1993"/>
    <w:rsid w:val="00BE228A"/>
    <w:rsid w:val="00BE29CF"/>
    <w:rsid w:val="00BE2DA2"/>
    <w:rsid w:val="00BF11A4"/>
    <w:rsid w:val="00BF4936"/>
    <w:rsid w:val="00BF5C7C"/>
    <w:rsid w:val="00BF5E6D"/>
    <w:rsid w:val="00C03488"/>
    <w:rsid w:val="00C05B95"/>
    <w:rsid w:val="00C06A87"/>
    <w:rsid w:val="00C1012D"/>
    <w:rsid w:val="00C11F8D"/>
    <w:rsid w:val="00C139F9"/>
    <w:rsid w:val="00C14777"/>
    <w:rsid w:val="00C151F0"/>
    <w:rsid w:val="00C20565"/>
    <w:rsid w:val="00C21244"/>
    <w:rsid w:val="00C21A40"/>
    <w:rsid w:val="00C23F38"/>
    <w:rsid w:val="00C23F78"/>
    <w:rsid w:val="00C24929"/>
    <w:rsid w:val="00C32037"/>
    <w:rsid w:val="00C32A57"/>
    <w:rsid w:val="00C333C5"/>
    <w:rsid w:val="00C349B5"/>
    <w:rsid w:val="00C35077"/>
    <w:rsid w:val="00C351E9"/>
    <w:rsid w:val="00C46EC3"/>
    <w:rsid w:val="00C51E2E"/>
    <w:rsid w:val="00C5395F"/>
    <w:rsid w:val="00C55F12"/>
    <w:rsid w:val="00C56A65"/>
    <w:rsid w:val="00C56BB0"/>
    <w:rsid w:val="00C573FF"/>
    <w:rsid w:val="00C57703"/>
    <w:rsid w:val="00C57781"/>
    <w:rsid w:val="00C60A47"/>
    <w:rsid w:val="00C61DEE"/>
    <w:rsid w:val="00C64086"/>
    <w:rsid w:val="00C645C8"/>
    <w:rsid w:val="00C646D9"/>
    <w:rsid w:val="00C66AD0"/>
    <w:rsid w:val="00C71FE6"/>
    <w:rsid w:val="00C73F8F"/>
    <w:rsid w:val="00C773E8"/>
    <w:rsid w:val="00C80034"/>
    <w:rsid w:val="00C8451D"/>
    <w:rsid w:val="00C86BC1"/>
    <w:rsid w:val="00C86CA0"/>
    <w:rsid w:val="00C949BD"/>
    <w:rsid w:val="00C96607"/>
    <w:rsid w:val="00CA1F23"/>
    <w:rsid w:val="00CA2A5B"/>
    <w:rsid w:val="00CA2F41"/>
    <w:rsid w:val="00CA4966"/>
    <w:rsid w:val="00CA4F04"/>
    <w:rsid w:val="00CA7CD8"/>
    <w:rsid w:val="00CA7D12"/>
    <w:rsid w:val="00CB0968"/>
    <w:rsid w:val="00CB33CE"/>
    <w:rsid w:val="00CB4007"/>
    <w:rsid w:val="00CB4071"/>
    <w:rsid w:val="00CB5428"/>
    <w:rsid w:val="00CB5CF7"/>
    <w:rsid w:val="00CB6596"/>
    <w:rsid w:val="00CB69B3"/>
    <w:rsid w:val="00CB6E3A"/>
    <w:rsid w:val="00CC0196"/>
    <w:rsid w:val="00CC1298"/>
    <w:rsid w:val="00CC177C"/>
    <w:rsid w:val="00CC1873"/>
    <w:rsid w:val="00CC6E0E"/>
    <w:rsid w:val="00CD25AF"/>
    <w:rsid w:val="00CD26EB"/>
    <w:rsid w:val="00CD2FF1"/>
    <w:rsid w:val="00CD3384"/>
    <w:rsid w:val="00CE3344"/>
    <w:rsid w:val="00CE7102"/>
    <w:rsid w:val="00CF22A0"/>
    <w:rsid w:val="00CF2A68"/>
    <w:rsid w:val="00CF3800"/>
    <w:rsid w:val="00CF59BD"/>
    <w:rsid w:val="00CF7DA0"/>
    <w:rsid w:val="00D07210"/>
    <w:rsid w:val="00D116E3"/>
    <w:rsid w:val="00D12183"/>
    <w:rsid w:val="00D12A4D"/>
    <w:rsid w:val="00D12A69"/>
    <w:rsid w:val="00D15D8E"/>
    <w:rsid w:val="00D15E5A"/>
    <w:rsid w:val="00D1602D"/>
    <w:rsid w:val="00D16E31"/>
    <w:rsid w:val="00D2381B"/>
    <w:rsid w:val="00D24D8B"/>
    <w:rsid w:val="00D32E2C"/>
    <w:rsid w:val="00D41B01"/>
    <w:rsid w:val="00D44648"/>
    <w:rsid w:val="00D51583"/>
    <w:rsid w:val="00D55F42"/>
    <w:rsid w:val="00D60E64"/>
    <w:rsid w:val="00D67F79"/>
    <w:rsid w:val="00D7002B"/>
    <w:rsid w:val="00D70406"/>
    <w:rsid w:val="00D743DD"/>
    <w:rsid w:val="00D75451"/>
    <w:rsid w:val="00D772CA"/>
    <w:rsid w:val="00D82E12"/>
    <w:rsid w:val="00D855DE"/>
    <w:rsid w:val="00D85C06"/>
    <w:rsid w:val="00D873FD"/>
    <w:rsid w:val="00D90C86"/>
    <w:rsid w:val="00D918C1"/>
    <w:rsid w:val="00D94957"/>
    <w:rsid w:val="00DA10D5"/>
    <w:rsid w:val="00DA3814"/>
    <w:rsid w:val="00DA3CBA"/>
    <w:rsid w:val="00DA5B88"/>
    <w:rsid w:val="00DA6C1A"/>
    <w:rsid w:val="00DB1216"/>
    <w:rsid w:val="00DB2C84"/>
    <w:rsid w:val="00DC11DA"/>
    <w:rsid w:val="00DC1B3E"/>
    <w:rsid w:val="00DC7E88"/>
    <w:rsid w:val="00DC7EE0"/>
    <w:rsid w:val="00DD0005"/>
    <w:rsid w:val="00DD0D68"/>
    <w:rsid w:val="00DD12B0"/>
    <w:rsid w:val="00DD2F35"/>
    <w:rsid w:val="00DD5364"/>
    <w:rsid w:val="00DE33B3"/>
    <w:rsid w:val="00DE42FA"/>
    <w:rsid w:val="00DE6438"/>
    <w:rsid w:val="00DE6ECE"/>
    <w:rsid w:val="00DE7AA4"/>
    <w:rsid w:val="00DF031C"/>
    <w:rsid w:val="00DF27F1"/>
    <w:rsid w:val="00DF46C9"/>
    <w:rsid w:val="00DF7802"/>
    <w:rsid w:val="00E00BB1"/>
    <w:rsid w:val="00E0169B"/>
    <w:rsid w:val="00E022F3"/>
    <w:rsid w:val="00E0251C"/>
    <w:rsid w:val="00E02E74"/>
    <w:rsid w:val="00E03449"/>
    <w:rsid w:val="00E04824"/>
    <w:rsid w:val="00E04D7E"/>
    <w:rsid w:val="00E06059"/>
    <w:rsid w:val="00E065A4"/>
    <w:rsid w:val="00E10228"/>
    <w:rsid w:val="00E11FB5"/>
    <w:rsid w:val="00E1527F"/>
    <w:rsid w:val="00E16873"/>
    <w:rsid w:val="00E1784C"/>
    <w:rsid w:val="00E221DB"/>
    <w:rsid w:val="00E27ADE"/>
    <w:rsid w:val="00E37DC1"/>
    <w:rsid w:val="00E41163"/>
    <w:rsid w:val="00E44049"/>
    <w:rsid w:val="00E47B33"/>
    <w:rsid w:val="00E520DD"/>
    <w:rsid w:val="00E55639"/>
    <w:rsid w:val="00E6016A"/>
    <w:rsid w:val="00E6408C"/>
    <w:rsid w:val="00E6417D"/>
    <w:rsid w:val="00E659E2"/>
    <w:rsid w:val="00E6639F"/>
    <w:rsid w:val="00E67C48"/>
    <w:rsid w:val="00E70892"/>
    <w:rsid w:val="00E7242E"/>
    <w:rsid w:val="00E7296F"/>
    <w:rsid w:val="00E75ACE"/>
    <w:rsid w:val="00E75FBD"/>
    <w:rsid w:val="00E76E51"/>
    <w:rsid w:val="00E811AD"/>
    <w:rsid w:val="00E81BFD"/>
    <w:rsid w:val="00E84E1F"/>
    <w:rsid w:val="00E87729"/>
    <w:rsid w:val="00E90E1D"/>
    <w:rsid w:val="00E917EC"/>
    <w:rsid w:val="00E92F64"/>
    <w:rsid w:val="00E97BA1"/>
    <w:rsid w:val="00EA160F"/>
    <w:rsid w:val="00EA33F0"/>
    <w:rsid w:val="00EA55B6"/>
    <w:rsid w:val="00EB0679"/>
    <w:rsid w:val="00EB1381"/>
    <w:rsid w:val="00EB4215"/>
    <w:rsid w:val="00EB5B02"/>
    <w:rsid w:val="00EB6305"/>
    <w:rsid w:val="00EB7B3E"/>
    <w:rsid w:val="00EC011E"/>
    <w:rsid w:val="00EC0712"/>
    <w:rsid w:val="00EC479D"/>
    <w:rsid w:val="00EC4F48"/>
    <w:rsid w:val="00EC6343"/>
    <w:rsid w:val="00EC6D41"/>
    <w:rsid w:val="00EC6FE6"/>
    <w:rsid w:val="00EC7CEC"/>
    <w:rsid w:val="00ED1042"/>
    <w:rsid w:val="00ED16FC"/>
    <w:rsid w:val="00ED2025"/>
    <w:rsid w:val="00ED260A"/>
    <w:rsid w:val="00ED315F"/>
    <w:rsid w:val="00ED31B3"/>
    <w:rsid w:val="00ED42CA"/>
    <w:rsid w:val="00ED46FF"/>
    <w:rsid w:val="00ED48AB"/>
    <w:rsid w:val="00ED5178"/>
    <w:rsid w:val="00ED5DF2"/>
    <w:rsid w:val="00ED6B3A"/>
    <w:rsid w:val="00ED7AB4"/>
    <w:rsid w:val="00ED7C68"/>
    <w:rsid w:val="00EE0663"/>
    <w:rsid w:val="00EE178F"/>
    <w:rsid w:val="00EE2B70"/>
    <w:rsid w:val="00EE4B0C"/>
    <w:rsid w:val="00EE6974"/>
    <w:rsid w:val="00EE6D84"/>
    <w:rsid w:val="00EF00BB"/>
    <w:rsid w:val="00EF0157"/>
    <w:rsid w:val="00EF06BE"/>
    <w:rsid w:val="00EF0725"/>
    <w:rsid w:val="00EF613A"/>
    <w:rsid w:val="00EF630E"/>
    <w:rsid w:val="00F1014F"/>
    <w:rsid w:val="00F10F26"/>
    <w:rsid w:val="00F118F4"/>
    <w:rsid w:val="00F12BCD"/>
    <w:rsid w:val="00F137F6"/>
    <w:rsid w:val="00F2570F"/>
    <w:rsid w:val="00F26440"/>
    <w:rsid w:val="00F322C4"/>
    <w:rsid w:val="00F379DF"/>
    <w:rsid w:val="00F379EC"/>
    <w:rsid w:val="00F43893"/>
    <w:rsid w:val="00F43E19"/>
    <w:rsid w:val="00F44953"/>
    <w:rsid w:val="00F46148"/>
    <w:rsid w:val="00F47407"/>
    <w:rsid w:val="00F47A8F"/>
    <w:rsid w:val="00F51BF7"/>
    <w:rsid w:val="00F51F32"/>
    <w:rsid w:val="00F526F8"/>
    <w:rsid w:val="00F53768"/>
    <w:rsid w:val="00F53FE6"/>
    <w:rsid w:val="00F54BE1"/>
    <w:rsid w:val="00F55E78"/>
    <w:rsid w:val="00F628D2"/>
    <w:rsid w:val="00F638C9"/>
    <w:rsid w:val="00F6401C"/>
    <w:rsid w:val="00F647A1"/>
    <w:rsid w:val="00F66813"/>
    <w:rsid w:val="00F67AD0"/>
    <w:rsid w:val="00F70105"/>
    <w:rsid w:val="00F8094A"/>
    <w:rsid w:val="00F80A9C"/>
    <w:rsid w:val="00F8104C"/>
    <w:rsid w:val="00F819E0"/>
    <w:rsid w:val="00F87C7D"/>
    <w:rsid w:val="00F9058C"/>
    <w:rsid w:val="00F9338F"/>
    <w:rsid w:val="00F93451"/>
    <w:rsid w:val="00FA27DC"/>
    <w:rsid w:val="00FA283C"/>
    <w:rsid w:val="00FA2962"/>
    <w:rsid w:val="00FA373D"/>
    <w:rsid w:val="00FA52C3"/>
    <w:rsid w:val="00FA6DB8"/>
    <w:rsid w:val="00FB0C83"/>
    <w:rsid w:val="00FB48D7"/>
    <w:rsid w:val="00FB562F"/>
    <w:rsid w:val="00FC1B2E"/>
    <w:rsid w:val="00FC7997"/>
    <w:rsid w:val="00FD4767"/>
    <w:rsid w:val="00FD6629"/>
    <w:rsid w:val="00FD66E1"/>
    <w:rsid w:val="00FE0A5D"/>
    <w:rsid w:val="00FE1788"/>
    <w:rsid w:val="00FE4272"/>
    <w:rsid w:val="00FE4496"/>
    <w:rsid w:val="00FF23B4"/>
    <w:rsid w:val="00FF313B"/>
    <w:rsid w:val="00FF5022"/>
    <w:rsid w:val="00FF552F"/>
    <w:rsid w:val="00FF6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8C5B3"/>
  <w15:chartTrackingRefBased/>
  <w15:docId w15:val="{5F36168B-CED3-4F09-BD34-C3B14A5D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2562"/>
    <w:rPr>
      <w:color w:val="0563C1" w:themeColor="hyperlink"/>
      <w:u w:val="single"/>
    </w:rPr>
  </w:style>
  <w:style w:type="character" w:styleId="UnresolvedMention">
    <w:name w:val="Unresolved Mention"/>
    <w:basedOn w:val="DefaultParagraphFont"/>
    <w:uiPriority w:val="99"/>
    <w:semiHidden/>
    <w:unhideWhenUsed/>
    <w:rsid w:val="00372562"/>
    <w:rPr>
      <w:color w:val="605E5C"/>
      <w:shd w:val="clear" w:color="auto" w:fill="E1DFDD"/>
    </w:rPr>
  </w:style>
  <w:style w:type="paragraph" w:customStyle="1" w:styleId="EndNoteBibliographyTitle">
    <w:name w:val="EndNote Bibliography Title"/>
    <w:basedOn w:val="Normal"/>
    <w:link w:val="EndNoteBibliographyTitleChar"/>
    <w:rsid w:val="00D15E5A"/>
    <w:pPr>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D15E5A"/>
    <w:rPr>
      <w:rFonts w:ascii="Times New Roman" w:eastAsiaTheme="minorEastAsia" w:hAnsi="Times New Roman" w:cs="Times New Roman"/>
      <w:noProof/>
    </w:rPr>
  </w:style>
  <w:style w:type="paragraph" w:customStyle="1" w:styleId="EndNoteBibliography">
    <w:name w:val="EndNote Bibliography"/>
    <w:basedOn w:val="Normal"/>
    <w:link w:val="EndNoteBibliographyChar"/>
    <w:rsid w:val="00D15E5A"/>
    <w:rPr>
      <w:rFonts w:ascii="Times New Roman" w:hAnsi="Times New Roman" w:cs="Times New Roman"/>
      <w:noProof/>
    </w:rPr>
  </w:style>
  <w:style w:type="character" w:customStyle="1" w:styleId="EndNoteBibliographyChar">
    <w:name w:val="EndNote Bibliography Char"/>
    <w:basedOn w:val="DefaultParagraphFont"/>
    <w:link w:val="EndNoteBibliography"/>
    <w:rsid w:val="00D15E5A"/>
    <w:rPr>
      <w:rFonts w:ascii="Times New Roman" w:eastAsiaTheme="minorEastAsia" w:hAnsi="Times New Roman" w:cs="Times New Roman"/>
      <w:noProof/>
    </w:rPr>
  </w:style>
  <w:style w:type="paragraph" w:styleId="EndnoteText">
    <w:name w:val="endnote text"/>
    <w:basedOn w:val="Normal"/>
    <w:link w:val="EndnoteTextChar"/>
    <w:uiPriority w:val="99"/>
    <w:semiHidden/>
    <w:unhideWhenUsed/>
    <w:rsid w:val="00C60A47"/>
    <w:rPr>
      <w:sz w:val="20"/>
      <w:szCs w:val="20"/>
    </w:rPr>
  </w:style>
  <w:style w:type="character" w:customStyle="1" w:styleId="EndnoteTextChar">
    <w:name w:val="Endnote Text Char"/>
    <w:basedOn w:val="DefaultParagraphFont"/>
    <w:link w:val="EndnoteText"/>
    <w:uiPriority w:val="99"/>
    <w:semiHidden/>
    <w:rsid w:val="00C60A47"/>
    <w:rPr>
      <w:rFonts w:eastAsiaTheme="minorEastAsia"/>
      <w:sz w:val="20"/>
      <w:szCs w:val="20"/>
    </w:rPr>
  </w:style>
  <w:style w:type="character" w:styleId="EndnoteReference">
    <w:name w:val="endnote reference"/>
    <w:basedOn w:val="DefaultParagraphFont"/>
    <w:uiPriority w:val="99"/>
    <w:semiHidden/>
    <w:unhideWhenUsed/>
    <w:rsid w:val="00C60A47"/>
    <w:rPr>
      <w:vertAlign w:val="superscript"/>
    </w:rPr>
  </w:style>
  <w:style w:type="paragraph" w:styleId="FootnoteText">
    <w:name w:val="footnote text"/>
    <w:basedOn w:val="Normal"/>
    <w:link w:val="FootnoteTextChar"/>
    <w:uiPriority w:val="99"/>
    <w:semiHidden/>
    <w:unhideWhenUsed/>
    <w:rsid w:val="00CA1F23"/>
    <w:rPr>
      <w:sz w:val="20"/>
      <w:szCs w:val="20"/>
    </w:rPr>
  </w:style>
  <w:style w:type="character" w:customStyle="1" w:styleId="FootnoteTextChar">
    <w:name w:val="Footnote Text Char"/>
    <w:basedOn w:val="DefaultParagraphFont"/>
    <w:link w:val="FootnoteText"/>
    <w:uiPriority w:val="99"/>
    <w:semiHidden/>
    <w:rsid w:val="00CA1F23"/>
    <w:rPr>
      <w:rFonts w:eastAsiaTheme="minorEastAsia"/>
      <w:sz w:val="20"/>
      <w:szCs w:val="20"/>
    </w:rPr>
  </w:style>
  <w:style w:type="character" w:styleId="FootnoteReference">
    <w:name w:val="footnote reference"/>
    <w:basedOn w:val="DefaultParagraphFont"/>
    <w:uiPriority w:val="99"/>
    <w:semiHidden/>
    <w:unhideWhenUsed/>
    <w:rsid w:val="00CA1F23"/>
    <w:rPr>
      <w:vertAlign w:val="superscript"/>
    </w:rPr>
  </w:style>
  <w:style w:type="paragraph" w:styleId="Header">
    <w:name w:val="header"/>
    <w:basedOn w:val="Normal"/>
    <w:link w:val="HeaderChar"/>
    <w:uiPriority w:val="99"/>
    <w:unhideWhenUsed/>
    <w:rsid w:val="002D6217"/>
    <w:pPr>
      <w:tabs>
        <w:tab w:val="center" w:pos="4680"/>
        <w:tab w:val="right" w:pos="9360"/>
      </w:tabs>
    </w:pPr>
  </w:style>
  <w:style w:type="character" w:customStyle="1" w:styleId="HeaderChar">
    <w:name w:val="Header Char"/>
    <w:basedOn w:val="DefaultParagraphFont"/>
    <w:link w:val="Header"/>
    <w:uiPriority w:val="99"/>
    <w:rsid w:val="002D6217"/>
    <w:rPr>
      <w:rFonts w:eastAsiaTheme="minorEastAsia"/>
    </w:rPr>
  </w:style>
  <w:style w:type="paragraph" w:styleId="Footer">
    <w:name w:val="footer"/>
    <w:basedOn w:val="Normal"/>
    <w:link w:val="FooterChar"/>
    <w:uiPriority w:val="99"/>
    <w:unhideWhenUsed/>
    <w:rsid w:val="002D6217"/>
    <w:pPr>
      <w:tabs>
        <w:tab w:val="center" w:pos="4680"/>
        <w:tab w:val="right" w:pos="9360"/>
      </w:tabs>
    </w:pPr>
  </w:style>
  <w:style w:type="character" w:customStyle="1" w:styleId="FooterChar">
    <w:name w:val="Footer Char"/>
    <w:basedOn w:val="DefaultParagraphFont"/>
    <w:link w:val="Footer"/>
    <w:uiPriority w:val="99"/>
    <w:rsid w:val="002D6217"/>
    <w:rPr>
      <w:rFonts w:eastAsiaTheme="minorEastAsia"/>
    </w:rPr>
  </w:style>
  <w:style w:type="character" w:styleId="CommentReference">
    <w:name w:val="annotation reference"/>
    <w:basedOn w:val="DefaultParagraphFont"/>
    <w:uiPriority w:val="99"/>
    <w:semiHidden/>
    <w:unhideWhenUsed/>
    <w:rsid w:val="002F66C0"/>
    <w:rPr>
      <w:sz w:val="16"/>
      <w:szCs w:val="16"/>
    </w:rPr>
  </w:style>
  <w:style w:type="paragraph" w:styleId="CommentText">
    <w:name w:val="annotation text"/>
    <w:basedOn w:val="Normal"/>
    <w:link w:val="CommentTextChar"/>
    <w:uiPriority w:val="99"/>
    <w:unhideWhenUsed/>
    <w:rsid w:val="002F66C0"/>
    <w:rPr>
      <w:sz w:val="20"/>
      <w:szCs w:val="20"/>
    </w:rPr>
  </w:style>
  <w:style w:type="character" w:customStyle="1" w:styleId="CommentTextChar">
    <w:name w:val="Comment Text Char"/>
    <w:basedOn w:val="DefaultParagraphFont"/>
    <w:link w:val="CommentText"/>
    <w:uiPriority w:val="99"/>
    <w:rsid w:val="002F66C0"/>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2F66C0"/>
    <w:rPr>
      <w:b/>
      <w:bCs/>
    </w:rPr>
  </w:style>
  <w:style w:type="character" w:customStyle="1" w:styleId="CommentSubjectChar">
    <w:name w:val="Comment Subject Char"/>
    <w:basedOn w:val="CommentTextChar"/>
    <w:link w:val="CommentSubject"/>
    <w:uiPriority w:val="99"/>
    <w:semiHidden/>
    <w:rsid w:val="002F66C0"/>
    <w:rPr>
      <w:rFonts w:eastAsiaTheme="minorEastAsia"/>
      <w:b/>
      <w:bCs/>
      <w:sz w:val="20"/>
      <w:szCs w:val="20"/>
    </w:rPr>
  </w:style>
  <w:style w:type="paragraph" w:styleId="Revision">
    <w:name w:val="Revision"/>
    <w:hidden/>
    <w:uiPriority w:val="99"/>
    <w:semiHidden/>
    <w:rsid w:val="006C2C3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33185">
      <w:bodyDiv w:val="1"/>
      <w:marLeft w:val="0"/>
      <w:marRight w:val="0"/>
      <w:marTop w:val="0"/>
      <w:marBottom w:val="0"/>
      <w:divBdr>
        <w:top w:val="none" w:sz="0" w:space="0" w:color="auto"/>
        <w:left w:val="none" w:sz="0" w:space="0" w:color="auto"/>
        <w:bottom w:val="none" w:sz="0" w:space="0" w:color="auto"/>
        <w:right w:val="none" w:sz="0" w:space="0" w:color="auto"/>
      </w:divBdr>
      <w:divsChild>
        <w:div w:id="1308776888">
          <w:marLeft w:val="0"/>
          <w:marRight w:val="0"/>
          <w:marTop w:val="0"/>
          <w:marBottom w:val="0"/>
          <w:divBdr>
            <w:top w:val="none" w:sz="0" w:space="0" w:color="auto"/>
            <w:left w:val="none" w:sz="0" w:space="0" w:color="auto"/>
            <w:bottom w:val="none" w:sz="0" w:space="0" w:color="auto"/>
            <w:right w:val="none" w:sz="0" w:space="0" w:color="auto"/>
          </w:divBdr>
        </w:div>
      </w:divsChild>
    </w:div>
    <w:div w:id="216597375">
      <w:bodyDiv w:val="1"/>
      <w:marLeft w:val="0"/>
      <w:marRight w:val="0"/>
      <w:marTop w:val="0"/>
      <w:marBottom w:val="0"/>
      <w:divBdr>
        <w:top w:val="none" w:sz="0" w:space="0" w:color="auto"/>
        <w:left w:val="none" w:sz="0" w:space="0" w:color="auto"/>
        <w:bottom w:val="none" w:sz="0" w:space="0" w:color="auto"/>
        <w:right w:val="none" w:sz="0" w:space="0" w:color="auto"/>
      </w:divBdr>
    </w:div>
    <w:div w:id="280771210">
      <w:bodyDiv w:val="1"/>
      <w:marLeft w:val="0"/>
      <w:marRight w:val="0"/>
      <w:marTop w:val="0"/>
      <w:marBottom w:val="0"/>
      <w:divBdr>
        <w:top w:val="none" w:sz="0" w:space="0" w:color="auto"/>
        <w:left w:val="none" w:sz="0" w:space="0" w:color="auto"/>
        <w:bottom w:val="none" w:sz="0" w:space="0" w:color="auto"/>
        <w:right w:val="none" w:sz="0" w:space="0" w:color="auto"/>
      </w:divBdr>
    </w:div>
    <w:div w:id="379551279">
      <w:bodyDiv w:val="1"/>
      <w:marLeft w:val="0"/>
      <w:marRight w:val="0"/>
      <w:marTop w:val="0"/>
      <w:marBottom w:val="0"/>
      <w:divBdr>
        <w:top w:val="none" w:sz="0" w:space="0" w:color="auto"/>
        <w:left w:val="none" w:sz="0" w:space="0" w:color="auto"/>
        <w:bottom w:val="none" w:sz="0" w:space="0" w:color="auto"/>
        <w:right w:val="none" w:sz="0" w:space="0" w:color="auto"/>
      </w:divBdr>
      <w:divsChild>
        <w:div w:id="2147041468">
          <w:marLeft w:val="0"/>
          <w:marRight w:val="0"/>
          <w:marTop w:val="0"/>
          <w:marBottom w:val="0"/>
          <w:divBdr>
            <w:top w:val="none" w:sz="0" w:space="0" w:color="auto"/>
            <w:left w:val="none" w:sz="0" w:space="0" w:color="auto"/>
            <w:bottom w:val="none" w:sz="0" w:space="0" w:color="auto"/>
            <w:right w:val="none" w:sz="0" w:space="0" w:color="auto"/>
          </w:divBdr>
        </w:div>
      </w:divsChild>
    </w:div>
    <w:div w:id="397165771">
      <w:bodyDiv w:val="1"/>
      <w:marLeft w:val="0"/>
      <w:marRight w:val="0"/>
      <w:marTop w:val="0"/>
      <w:marBottom w:val="0"/>
      <w:divBdr>
        <w:top w:val="none" w:sz="0" w:space="0" w:color="auto"/>
        <w:left w:val="none" w:sz="0" w:space="0" w:color="auto"/>
        <w:bottom w:val="none" w:sz="0" w:space="0" w:color="auto"/>
        <w:right w:val="none" w:sz="0" w:space="0" w:color="auto"/>
      </w:divBdr>
      <w:divsChild>
        <w:div w:id="1098718090">
          <w:marLeft w:val="0"/>
          <w:marRight w:val="0"/>
          <w:marTop w:val="0"/>
          <w:marBottom w:val="0"/>
          <w:divBdr>
            <w:top w:val="single" w:sz="2" w:space="0" w:color="D9D9E3"/>
            <w:left w:val="single" w:sz="2" w:space="0" w:color="D9D9E3"/>
            <w:bottom w:val="single" w:sz="2" w:space="0" w:color="D9D9E3"/>
            <w:right w:val="single" w:sz="2" w:space="0" w:color="D9D9E3"/>
          </w:divBdr>
          <w:divsChild>
            <w:div w:id="16974496">
              <w:marLeft w:val="0"/>
              <w:marRight w:val="0"/>
              <w:marTop w:val="0"/>
              <w:marBottom w:val="0"/>
              <w:divBdr>
                <w:top w:val="single" w:sz="2" w:space="0" w:color="D9D9E3"/>
                <w:left w:val="single" w:sz="2" w:space="0" w:color="D9D9E3"/>
                <w:bottom w:val="single" w:sz="2" w:space="0" w:color="D9D9E3"/>
                <w:right w:val="single" w:sz="2" w:space="0" w:color="D9D9E3"/>
              </w:divBdr>
              <w:divsChild>
                <w:div w:id="437529957">
                  <w:marLeft w:val="0"/>
                  <w:marRight w:val="0"/>
                  <w:marTop w:val="0"/>
                  <w:marBottom w:val="0"/>
                  <w:divBdr>
                    <w:top w:val="single" w:sz="2" w:space="0" w:color="D9D9E3"/>
                    <w:left w:val="single" w:sz="2" w:space="0" w:color="D9D9E3"/>
                    <w:bottom w:val="single" w:sz="2" w:space="0" w:color="D9D9E3"/>
                    <w:right w:val="single" w:sz="2" w:space="0" w:color="D9D9E3"/>
                  </w:divBdr>
                  <w:divsChild>
                    <w:div w:id="941186966">
                      <w:marLeft w:val="0"/>
                      <w:marRight w:val="0"/>
                      <w:marTop w:val="0"/>
                      <w:marBottom w:val="0"/>
                      <w:divBdr>
                        <w:top w:val="single" w:sz="2" w:space="0" w:color="D9D9E3"/>
                        <w:left w:val="single" w:sz="2" w:space="0" w:color="D9D9E3"/>
                        <w:bottom w:val="single" w:sz="2" w:space="0" w:color="D9D9E3"/>
                        <w:right w:val="single" w:sz="2" w:space="0" w:color="D9D9E3"/>
                      </w:divBdr>
                      <w:divsChild>
                        <w:div w:id="542014087">
                          <w:marLeft w:val="0"/>
                          <w:marRight w:val="0"/>
                          <w:marTop w:val="0"/>
                          <w:marBottom w:val="0"/>
                          <w:divBdr>
                            <w:top w:val="single" w:sz="2" w:space="0" w:color="auto"/>
                            <w:left w:val="single" w:sz="2" w:space="0" w:color="auto"/>
                            <w:bottom w:val="single" w:sz="6" w:space="0" w:color="auto"/>
                            <w:right w:val="single" w:sz="2" w:space="0" w:color="auto"/>
                          </w:divBdr>
                          <w:divsChild>
                            <w:div w:id="1360820250">
                              <w:marLeft w:val="0"/>
                              <w:marRight w:val="0"/>
                              <w:marTop w:val="100"/>
                              <w:marBottom w:val="100"/>
                              <w:divBdr>
                                <w:top w:val="single" w:sz="2" w:space="0" w:color="D9D9E3"/>
                                <w:left w:val="single" w:sz="2" w:space="0" w:color="D9D9E3"/>
                                <w:bottom w:val="single" w:sz="2" w:space="0" w:color="D9D9E3"/>
                                <w:right w:val="single" w:sz="2" w:space="0" w:color="D9D9E3"/>
                              </w:divBdr>
                              <w:divsChild>
                                <w:div w:id="2106072291">
                                  <w:marLeft w:val="0"/>
                                  <w:marRight w:val="0"/>
                                  <w:marTop w:val="0"/>
                                  <w:marBottom w:val="0"/>
                                  <w:divBdr>
                                    <w:top w:val="single" w:sz="2" w:space="0" w:color="D9D9E3"/>
                                    <w:left w:val="single" w:sz="2" w:space="0" w:color="D9D9E3"/>
                                    <w:bottom w:val="single" w:sz="2" w:space="0" w:color="D9D9E3"/>
                                    <w:right w:val="single" w:sz="2" w:space="0" w:color="D9D9E3"/>
                                  </w:divBdr>
                                  <w:divsChild>
                                    <w:div w:id="949240800">
                                      <w:marLeft w:val="0"/>
                                      <w:marRight w:val="0"/>
                                      <w:marTop w:val="0"/>
                                      <w:marBottom w:val="0"/>
                                      <w:divBdr>
                                        <w:top w:val="single" w:sz="2" w:space="0" w:color="D9D9E3"/>
                                        <w:left w:val="single" w:sz="2" w:space="0" w:color="D9D9E3"/>
                                        <w:bottom w:val="single" w:sz="2" w:space="0" w:color="D9D9E3"/>
                                        <w:right w:val="single" w:sz="2" w:space="0" w:color="D9D9E3"/>
                                      </w:divBdr>
                                      <w:divsChild>
                                        <w:div w:id="583227830">
                                          <w:marLeft w:val="0"/>
                                          <w:marRight w:val="0"/>
                                          <w:marTop w:val="0"/>
                                          <w:marBottom w:val="0"/>
                                          <w:divBdr>
                                            <w:top w:val="single" w:sz="2" w:space="0" w:color="D9D9E3"/>
                                            <w:left w:val="single" w:sz="2" w:space="0" w:color="D9D9E3"/>
                                            <w:bottom w:val="single" w:sz="2" w:space="0" w:color="D9D9E3"/>
                                            <w:right w:val="single" w:sz="2" w:space="0" w:color="D9D9E3"/>
                                          </w:divBdr>
                                          <w:divsChild>
                                            <w:div w:id="1043017542">
                                              <w:marLeft w:val="0"/>
                                              <w:marRight w:val="0"/>
                                              <w:marTop w:val="0"/>
                                              <w:marBottom w:val="0"/>
                                              <w:divBdr>
                                                <w:top w:val="single" w:sz="2" w:space="0" w:color="D9D9E3"/>
                                                <w:left w:val="single" w:sz="2" w:space="0" w:color="D9D9E3"/>
                                                <w:bottom w:val="single" w:sz="2" w:space="0" w:color="D9D9E3"/>
                                                <w:right w:val="single" w:sz="2" w:space="0" w:color="D9D9E3"/>
                                              </w:divBdr>
                                              <w:divsChild>
                                                <w:div w:id="708334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75664947">
          <w:marLeft w:val="0"/>
          <w:marRight w:val="0"/>
          <w:marTop w:val="0"/>
          <w:marBottom w:val="0"/>
          <w:divBdr>
            <w:top w:val="none" w:sz="0" w:space="0" w:color="auto"/>
            <w:left w:val="none" w:sz="0" w:space="0" w:color="auto"/>
            <w:bottom w:val="none" w:sz="0" w:space="0" w:color="auto"/>
            <w:right w:val="none" w:sz="0" w:space="0" w:color="auto"/>
          </w:divBdr>
        </w:div>
      </w:divsChild>
    </w:div>
    <w:div w:id="469633671">
      <w:bodyDiv w:val="1"/>
      <w:marLeft w:val="0"/>
      <w:marRight w:val="0"/>
      <w:marTop w:val="0"/>
      <w:marBottom w:val="0"/>
      <w:divBdr>
        <w:top w:val="none" w:sz="0" w:space="0" w:color="auto"/>
        <w:left w:val="none" w:sz="0" w:space="0" w:color="auto"/>
        <w:bottom w:val="none" w:sz="0" w:space="0" w:color="auto"/>
        <w:right w:val="none" w:sz="0" w:space="0" w:color="auto"/>
      </w:divBdr>
    </w:div>
    <w:div w:id="501437498">
      <w:bodyDiv w:val="1"/>
      <w:marLeft w:val="0"/>
      <w:marRight w:val="0"/>
      <w:marTop w:val="0"/>
      <w:marBottom w:val="0"/>
      <w:divBdr>
        <w:top w:val="none" w:sz="0" w:space="0" w:color="auto"/>
        <w:left w:val="none" w:sz="0" w:space="0" w:color="auto"/>
        <w:bottom w:val="none" w:sz="0" w:space="0" w:color="auto"/>
        <w:right w:val="none" w:sz="0" w:space="0" w:color="auto"/>
      </w:divBdr>
    </w:div>
    <w:div w:id="523523307">
      <w:bodyDiv w:val="1"/>
      <w:marLeft w:val="0"/>
      <w:marRight w:val="0"/>
      <w:marTop w:val="0"/>
      <w:marBottom w:val="0"/>
      <w:divBdr>
        <w:top w:val="none" w:sz="0" w:space="0" w:color="auto"/>
        <w:left w:val="none" w:sz="0" w:space="0" w:color="auto"/>
        <w:bottom w:val="none" w:sz="0" w:space="0" w:color="auto"/>
        <w:right w:val="none" w:sz="0" w:space="0" w:color="auto"/>
      </w:divBdr>
    </w:div>
    <w:div w:id="528026337">
      <w:bodyDiv w:val="1"/>
      <w:marLeft w:val="0"/>
      <w:marRight w:val="0"/>
      <w:marTop w:val="0"/>
      <w:marBottom w:val="0"/>
      <w:divBdr>
        <w:top w:val="none" w:sz="0" w:space="0" w:color="auto"/>
        <w:left w:val="none" w:sz="0" w:space="0" w:color="auto"/>
        <w:bottom w:val="none" w:sz="0" w:space="0" w:color="auto"/>
        <w:right w:val="none" w:sz="0" w:space="0" w:color="auto"/>
      </w:divBdr>
    </w:div>
    <w:div w:id="723413709">
      <w:bodyDiv w:val="1"/>
      <w:marLeft w:val="0"/>
      <w:marRight w:val="0"/>
      <w:marTop w:val="0"/>
      <w:marBottom w:val="0"/>
      <w:divBdr>
        <w:top w:val="none" w:sz="0" w:space="0" w:color="auto"/>
        <w:left w:val="none" w:sz="0" w:space="0" w:color="auto"/>
        <w:bottom w:val="none" w:sz="0" w:space="0" w:color="auto"/>
        <w:right w:val="none" w:sz="0" w:space="0" w:color="auto"/>
      </w:divBdr>
    </w:div>
    <w:div w:id="776482250">
      <w:bodyDiv w:val="1"/>
      <w:marLeft w:val="0"/>
      <w:marRight w:val="0"/>
      <w:marTop w:val="0"/>
      <w:marBottom w:val="0"/>
      <w:divBdr>
        <w:top w:val="none" w:sz="0" w:space="0" w:color="auto"/>
        <w:left w:val="none" w:sz="0" w:space="0" w:color="auto"/>
        <w:bottom w:val="none" w:sz="0" w:space="0" w:color="auto"/>
        <w:right w:val="none" w:sz="0" w:space="0" w:color="auto"/>
      </w:divBdr>
      <w:divsChild>
        <w:div w:id="1013268395">
          <w:marLeft w:val="0"/>
          <w:marRight w:val="0"/>
          <w:marTop w:val="0"/>
          <w:marBottom w:val="0"/>
          <w:divBdr>
            <w:top w:val="single" w:sz="2" w:space="0" w:color="D9D9E3"/>
            <w:left w:val="single" w:sz="2" w:space="0" w:color="D9D9E3"/>
            <w:bottom w:val="single" w:sz="2" w:space="0" w:color="D9D9E3"/>
            <w:right w:val="single" w:sz="2" w:space="0" w:color="D9D9E3"/>
          </w:divBdr>
          <w:divsChild>
            <w:div w:id="1153958036">
              <w:marLeft w:val="0"/>
              <w:marRight w:val="0"/>
              <w:marTop w:val="0"/>
              <w:marBottom w:val="0"/>
              <w:divBdr>
                <w:top w:val="single" w:sz="2" w:space="0" w:color="D9D9E3"/>
                <w:left w:val="single" w:sz="2" w:space="0" w:color="D9D9E3"/>
                <w:bottom w:val="single" w:sz="2" w:space="0" w:color="D9D9E3"/>
                <w:right w:val="single" w:sz="2" w:space="0" w:color="D9D9E3"/>
              </w:divBdr>
              <w:divsChild>
                <w:div w:id="694383666">
                  <w:marLeft w:val="0"/>
                  <w:marRight w:val="0"/>
                  <w:marTop w:val="0"/>
                  <w:marBottom w:val="0"/>
                  <w:divBdr>
                    <w:top w:val="single" w:sz="2" w:space="0" w:color="D9D9E3"/>
                    <w:left w:val="single" w:sz="2" w:space="0" w:color="D9D9E3"/>
                    <w:bottom w:val="single" w:sz="2" w:space="0" w:color="D9D9E3"/>
                    <w:right w:val="single" w:sz="2" w:space="0" w:color="D9D9E3"/>
                  </w:divBdr>
                  <w:divsChild>
                    <w:div w:id="630794704">
                      <w:marLeft w:val="0"/>
                      <w:marRight w:val="0"/>
                      <w:marTop w:val="0"/>
                      <w:marBottom w:val="0"/>
                      <w:divBdr>
                        <w:top w:val="single" w:sz="2" w:space="0" w:color="D9D9E3"/>
                        <w:left w:val="single" w:sz="2" w:space="0" w:color="D9D9E3"/>
                        <w:bottom w:val="single" w:sz="2" w:space="0" w:color="D9D9E3"/>
                        <w:right w:val="single" w:sz="2" w:space="0" w:color="D9D9E3"/>
                      </w:divBdr>
                      <w:divsChild>
                        <w:div w:id="1560743171">
                          <w:marLeft w:val="0"/>
                          <w:marRight w:val="0"/>
                          <w:marTop w:val="0"/>
                          <w:marBottom w:val="0"/>
                          <w:divBdr>
                            <w:top w:val="single" w:sz="2" w:space="0" w:color="auto"/>
                            <w:left w:val="single" w:sz="2" w:space="0" w:color="auto"/>
                            <w:bottom w:val="single" w:sz="6" w:space="0" w:color="auto"/>
                            <w:right w:val="single" w:sz="2" w:space="0" w:color="auto"/>
                          </w:divBdr>
                          <w:divsChild>
                            <w:div w:id="511379058">
                              <w:marLeft w:val="0"/>
                              <w:marRight w:val="0"/>
                              <w:marTop w:val="100"/>
                              <w:marBottom w:val="100"/>
                              <w:divBdr>
                                <w:top w:val="single" w:sz="2" w:space="0" w:color="D9D9E3"/>
                                <w:left w:val="single" w:sz="2" w:space="0" w:color="D9D9E3"/>
                                <w:bottom w:val="single" w:sz="2" w:space="0" w:color="D9D9E3"/>
                                <w:right w:val="single" w:sz="2" w:space="0" w:color="D9D9E3"/>
                              </w:divBdr>
                              <w:divsChild>
                                <w:div w:id="1369600345">
                                  <w:marLeft w:val="0"/>
                                  <w:marRight w:val="0"/>
                                  <w:marTop w:val="0"/>
                                  <w:marBottom w:val="0"/>
                                  <w:divBdr>
                                    <w:top w:val="single" w:sz="2" w:space="0" w:color="D9D9E3"/>
                                    <w:left w:val="single" w:sz="2" w:space="0" w:color="D9D9E3"/>
                                    <w:bottom w:val="single" w:sz="2" w:space="0" w:color="D9D9E3"/>
                                    <w:right w:val="single" w:sz="2" w:space="0" w:color="D9D9E3"/>
                                  </w:divBdr>
                                  <w:divsChild>
                                    <w:div w:id="1238830737">
                                      <w:marLeft w:val="0"/>
                                      <w:marRight w:val="0"/>
                                      <w:marTop w:val="0"/>
                                      <w:marBottom w:val="0"/>
                                      <w:divBdr>
                                        <w:top w:val="single" w:sz="2" w:space="0" w:color="D9D9E3"/>
                                        <w:left w:val="single" w:sz="2" w:space="0" w:color="D9D9E3"/>
                                        <w:bottom w:val="single" w:sz="2" w:space="0" w:color="D9D9E3"/>
                                        <w:right w:val="single" w:sz="2" w:space="0" w:color="D9D9E3"/>
                                      </w:divBdr>
                                      <w:divsChild>
                                        <w:div w:id="493448458">
                                          <w:marLeft w:val="0"/>
                                          <w:marRight w:val="0"/>
                                          <w:marTop w:val="0"/>
                                          <w:marBottom w:val="0"/>
                                          <w:divBdr>
                                            <w:top w:val="single" w:sz="2" w:space="0" w:color="D9D9E3"/>
                                            <w:left w:val="single" w:sz="2" w:space="0" w:color="D9D9E3"/>
                                            <w:bottom w:val="single" w:sz="2" w:space="0" w:color="D9D9E3"/>
                                            <w:right w:val="single" w:sz="2" w:space="0" w:color="D9D9E3"/>
                                          </w:divBdr>
                                          <w:divsChild>
                                            <w:div w:id="1427118740">
                                              <w:marLeft w:val="0"/>
                                              <w:marRight w:val="0"/>
                                              <w:marTop w:val="0"/>
                                              <w:marBottom w:val="0"/>
                                              <w:divBdr>
                                                <w:top w:val="single" w:sz="2" w:space="0" w:color="D9D9E3"/>
                                                <w:left w:val="single" w:sz="2" w:space="0" w:color="D9D9E3"/>
                                                <w:bottom w:val="single" w:sz="2" w:space="0" w:color="D9D9E3"/>
                                                <w:right w:val="single" w:sz="2" w:space="0" w:color="D9D9E3"/>
                                              </w:divBdr>
                                              <w:divsChild>
                                                <w:div w:id="1999724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57578496">
          <w:marLeft w:val="0"/>
          <w:marRight w:val="0"/>
          <w:marTop w:val="0"/>
          <w:marBottom w:val="0"/>
          <w:divBdr>
            <w:top w:val="none" w:sz="0" w:space="0" w:color="auto"/>
            <w:left w:val="none" w:sz="0" w:space="0" w:color="auto"/>
            <w:bottom w:val="none" w:sz="0" w:space="0" w:color="auto"/>
            <w:right w:val="none" w:sz="0" w:space="0" w:color="auto"/>
          </w:divBdr>
        </w:div>
      </w:divsChild>
    </w:div>
    <w:div w:id="842672975">
      <w:bodyDiv w:val="1"/>
      <w:marLeft w:val="0"/>
      <w:marRight w:val="0"/>
      <w:marTop w:val="0"/>
      <w:marBottom w:val="0"/>
      <w:divBdr>
        <w:top w:val="none" w:sz="0" w:space="0" w:color="auto"/>
        <w:left w:val="none" w:sz="0" w:space="0" w:color="auto"/>
        <w:bottom w:val="none" w:sz="0" w:space="0" w:color="auto"/>
        <w:right w:val="none" w:sz="0" w:space="0" w:color="auto"/>
      </w:divBdr>
    </w:div>
    <w:div w:id="844591713">
      <w:bodyDiv w:val="1"/>
      <w:marLeft w:val="0"/>
      <w:marRight w:val="0"/>
      <w:marTop w:val="0"/>
      <w:marBottom w:val="0"/>
      <w:divBdr>
        <w:top w:val="none" w:sz="0" w:space="0" w:color="auto"/>
        <w:left w:val="none" w:sz="0" w:space="0" w:color="auto"/>
        <w:bottom w:val="none" w:sz="0" w:space="0" w:color="auto"/>
        <w:right w:val="none" w:sz="0" w:space="0" w:color="auto"/>
      </w:divBdr>
    </w:div>
    <w:div w:id="897517892">
      <w:bodyDiv w:val="1"/>
      <w:marLeft w:val="0"/>
      <w:marRight w:val="0"/>
      <w:marTop w:val="0"/>
      <w:marBottom w:val="0"/>
      <w:divBdr>
        <w:top w:val="none" w:sz="0" w:space="0" w:color="auto"/>
        <w:left w:val="none" w:sz="0" w:space="0" w:color="auto"/>
        <w:bottom w:val="none" w:sz="0" w:space="0" w:color="auto"/>
        <w:right w:val="none" w:sz="0" w:space="0" w:color="auto"/>
      </w:divBdr>
    </w:div>
    <w:div w:id="905381920">
      <w:bodyDiv w:val="1"/>
      <w:marLeft w:val="0"/>
      <w:marRight w:val="0"/>
      <w:marTop w:val="0"/>
      <w:marBottom w:val="0"/>
      <w:divBdr>
        <w:top w:val="none" w:sz="0" w:space="0" w:color="auto"/>
        <w:left w:val="none" w:sz="0" w:space="0" w:color="auto"/>
        <w:bottom w:val="none" w:sz="0" w:space="0" w:color="auto"/>
        <w:right w:val="none" w:sz="0" w:space="0" w:color="auto"/>
      </w:divBdr>
    </w:div>
    <w:div w:id="1260604402">
      <w:bodyDiv w:val="1"/>
      <w:marLeft w:val="0"/>
      <w:marRight w:val="0"/>
      <w:marTop w:val="0"/>
      <w:marBottom w:val="0"/>
      <w:divBdr>
        <w:top w:val="none" w:sz="0" w:space="0" w:color="auto"/>
        <w:left w:val="none" w:sz="0" w:space="0" w:color="auto"/>
        <w:bottom w:val="none" w:sz="0" w:space="0" w:color="auto"/>
        <w:right w:val="none" w:sz="0" w:space="0" w:color="auto"/>
      </w:divBdr>
    </w:div>
    <w:div w:id="1353724315">
      <w:bodyDiv w:val="1"/>
      <w:marLeft w:val="0"/>
      <w:marRight w:val="0"/>
      <w:marTop w:val="0"/>
      <w:marBottom w:val="0"/>
      <w:divBdr>
        <w:top w:val="none" w:sz="0" w:space="0" w:color="auto"/>
        <w:left w:val="none" w:sz="0" w:space="0" w:color="auto"/>
        <w:bottom w:val="none" w:sz="0" w:space="0" w:color="auto"/>
        <w:right w:val="none" w:sz="0" w:space="0" w:color="auto"/>
      </w:divBdr>
    </w:div>
    <w:div w:id="1475947637">
      <w:bodyDiv w:val="1"/>
      <w:marLeft w:val="0"/>
      <w:marRight w:val="0"/>
      <w:marTop w:val="0"/>
      <w:marBottom w:val="0"/>
      <w:divBdr>
        <w:top w:val="none" w:sz="0" w:space="0" w:color="auto"/>
        <w:left w:val="none" w:sz="0" w:space="0" w:color="auto"/>
        <w:bottom w:val="none" w:sz="0" w:space="0" w:color="auto"/>
        <w:right w:val="none" w:sz="0" w:space="0" w:color="auto"/>
      </w:divBdr>
    </w:div>
    <w:div w:id="1585451113">
      <w:bodyDiv w:val="1"/>
      <w:marLeft w:val="0"/>
      <w:marRight w:val="0"/>
      <w:marTop w:val="0"/>
      <w:marBottom w:val="0"/>
      <w:divBdr>
        <w:top w:val="none" w:sz="0" w:space="0" w:color="auto"/>
        <w:left w:val="none" w:sz="0" w:space="0" w:color="auto"/>
        <w:bottom w:val="none" w:sz="0" w:space="0" w:color="auto"/>
        <w:right w:val="none" w:sz="0" w:space="0" w:color="auto"/>
      </w:divBdr>
    </w:div>
    <w:div w:id="1649435450">
      <w:bodyDiv w:val="1"/>
      <w:marLeft w:val="0"/>
      <w:marRight w:val="0"/>
      <w:marTop w:val="0"/>
      <w:marBottom w:val="0"/>
      <w:divBdr>
        <w:top w:val="none" w:sz="0" w:space="0" w:color="auto"/>
        <w:left w:val="none" w:sz="0" w:space="0" w:color="auto"/>
        <w:bottom w:val="none" w:sz="0" w:space="0" w:color="auto"/>
        <w:right w:val="none" w:sz="0" w:space="0" w:color="auto"/>
      </w:divBdr>
    </w:div>
    <w:div w:id="1654485515">
      <w:bodyDiv w:val="1"/>
      <w:marLeft w:val="0"/>
      <w:marRight w:val="0"/>
      <w:marTop w:val="0"/>
      <w:marBottom w:val="0"/>
      <w:divBdr>
        <w:top w:val="none" w:sz="0" w:space="0" w:color="auto"/>
        <w:left w:val="none" w:sz="0" w:space="0" w:color="auto"/>
        <w:bottom w:val="none" w:sz="0" w:space="0" w:color="auto"/>
        <w:right w:val="none" w:sz="0" w:space="0" w:color="auto"/>
      </w:divBdr>
    </w:div>
    <w:div w:id="1655648280">
      <w:bodyDiv w:val="1"/>
      <w:marLeft w:val="0"/>
      <w:marRight w:val="0"/>
      <w:marTop w:val="0"/>
      <w:marBottom w:val="0"/>
      <w:divBdr>
        <w:top w:val="none" w:sz="0" w:space="0" w:color="auto"/>
        <w:left w:val="none" w:sz="0" w:space="0" w:color="auto"/>
        <w:bottom w:val="none" w:sz="0" w:space="0" w:color="auto"/>
        <w:right w:val="none" w:sz="0" w:space="0" w:color="auto"/>
      </w:divBdr>
    </w:div>
    <w:div w:id="2058044703">
      <w:bodyDiv w:val="1"/>
      <w:marLeft w:val="0"/>
      <w:marRight w:val="0"/>
      <w:marTop w:val="0"/>
      <w:marBottom w:val="0"/>
      <w:divBdr>
        <w:top w:val="none" w:sz="0" w:space="0" w:color="auto"/>
        <w:left w:val="none" w:sz="0" w:space="0" w:color="auto"/>
        <w:bottom w:val="none" w:sz="0" w:space="0" w:color="auto"/>
        <w:right w:val="none" w:sz="0" w:space="0" w:color="auto"/>
      </w:divBdr>
    </w:div>
    <w:div w:id="2063360199">
      <w:bodyDiv w:val="1"/>
      <w:marLeft w:val="0"/>
      <w:marRight w:val="0"/>
      <w:marTop w:val="0"/>
      <w:marBottom w:val="0"/>
      <w:divBdr>
        <w:top w:val="none" w:sz="0" w:space="0" w:color="auto"/>
        <w:left w:val="none" w:sz="0" w:space="0" w:color="auto"/>
        <w:bottom w:val="none" w:sz="0" w:space="0" w:color="auto"/>
        <w:right w:val="none" w:sz="0" w:space="0" w:color="auto"/>
      </w:divBdr>
    </w:div>
    <w:div w:id="2065324180">
      <w:bodyDiv w:val="1"/>
      <w:marLeft w:val="0"/>
      <w:marRight w:val="0"/>
      <w:marTop w:val="0"/>
      <w:marBottom w:val="0"/>
      <w:divBdr>
        <w:top w:val="none" w:sz="0" w:space="0" w:color="auto"/>
        <w:left w:val="none" w:sz="0" w:space="0" w:color="auto"/>
        <w:bottom w:val="none" w:sz="0" w:space="0" w:color="auto"/>
        <w:right w:val="none" w:sz="0" w:space="0" w:color="auto"/>
      </w:divBdr>
    </w:div>
    <w:div w:id="2071534383">
      <w:bodyDiv w:val="1"/>
      <w:marLeft w:val="0"/>
      <w:marRight w:val="0"/>
      <w:marTop w:val="0"/>
      <w:marBottom w:val="0"/>
      <w:divBdr>
        <w:top w:val="none" w:sz="0" w:space="0" w:color="auto"/>
        <w:left w:val="none" w:sz="0" w:space="0" w:color="auto"/>
        <w:bottom w:val="none" w:sz="0" w:space="0" w:color="auto"/>
        <w:right w:val="none" w:sz="0" w:space="0" w:color="auto"/>
      </w:divBdr>
    </w:div>
    <w:div w:id="208406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111/j.1399-0012.2009.01157.x" TargetMode="Externa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hyperlink" Target="https://doi.org/10.1016/j.ajt.2023.08.02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ie\Downloads\Trigger%20abstract%2023090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306EA-FD08-454C-BF99-02D0EC019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Trigger abstract 230909</Template>
  <TotalTime>2612</TotalTime>
  <Pages>19</Pages>
  <Words>3572</Words>
  <Characters>21510</Characters>
  <Application>Microsoft Office Word</Application>
  <DocSecurity>0</DocSecurity>
  <Lines>448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Casey</dc:creator>
  <cp:keywords/>
  <dc:description/>
  <cp:lastModifiedBy>Kylie Casey</cp:lastModifiedBy>
  <cp:revision>115</cp:revision>
  <dcterms:created xsi:type="dcterms:W3CDTF">2023-11-27T19:45:00Z</dcterms:created>
  <dcterms:modified xsi:type="dcterms:W3CDTF">2023-11-30T20:30:00Z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8901c460-435b-47ee-be5c-9e0c8346f768</vt:lpwstr>
  </property>
</Properties>
</file>